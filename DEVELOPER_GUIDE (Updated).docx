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94E6" w14:textId="77777777" w:rsidR="00421701" w:rsidRDefault="00000000">
      <w:pPr>
        <w:pStyle w:val="Title"/>
      </w:pPr>
      <w:commentRangeStart w:id="0"/>
      <w:r>
        <w:t>PSAT Developer Guide</w:t>
      </w:r>
      <w:commentRangeEnd w:id="0"/>
      <w:r w:rsidR="00310275">
        <w:rPr>
          <w:rStyle w:val="CommentReference"/>
          <w:sz w:val="52"/>
          <w:szCs w:val="52"/>
        </w:rPr>
        <w:commentReference w:id="0"/>
      </w:r>
    </w:p>
    <w:p w14:paraId="730B0129" w14:textId="77777777" w:rsidR="00421701" w:rsidRDefault="00000000">
      <w:pPr>
        <w:pStyle w:val="Heading1"/>
      </w:pPr>
      <w:r>
        <w:t>Path Safety Assessment Tool (PSAT)</w:t>
      </w:r>
    </w:p>
    <w:p w14:paraId="08387849" w14:textId="77777777" w:rsidR="00421701" w:rsidRDefault="00000000">
      <w:r>
        <w:t>&gt; PSAT Developer &amp; User Guide | Updated April 2026</w:t>
      </w:r>
    </w:p>
    <w:p w14:paraId="796B3BB1" w14:textId="77777777" w:rsidR="00421701" w:rsidRDefault="00000000">
      <w:pPr>
        <w:pStyle w:val="Heading2"/>
      </w:pPr>
      <w:r>
        <w:t>What PSAT does</w:t>
      </w:r>
    </w:p>
    <w:p w14:paraId="21DDF7D4" w14:textId="77777777" w:rsidR="00421701" w:rsidRDefault="00000000">
      <w:r>
        <w:t xml:space="preserve">The </w:t>
      </w:r>
      <w:r>
        <w:rPr>
          <w:b/>
        </w:rPr>
        <w:t>Path Safety Assessment Tool (PSAT)</w:t>
      </w:r>
      <w:r>
        <w:t xml:space="preserve"> is an internal web application for assessing cycling and active-mobility corridors with the </w:t>
      </w:r>
      <w:r>
        <w:rPr>
          <w:b/>
        </w:rPr>
        <w:t>CycleRAP v2.11</w:t>
      </w:r>
      <w:r>
        <w:t xml:space="preserve"> methodology. It combines image-driven coding, GIS lookups, manual review, scoring, and treatment testing in one workflow.</w:t>
      </w:r>
    </w:p>
    <w:p w14:paraId="5B7943AD" w14:textId="77777777" w:rsidR="00421701" w:rsidRDefault="00000000">
      <w:r>
        <w:t>PSAT is used to:</w:t>
      </w:r>
    </w:p>
    <w:p w14:paraId="56261E83" w14:textId="77777777" w:rsidR="00421701" w:rsidRDefault="00000000">
      <w:pPr>
        <w:pStyle w:val="ListBullet"/>
      </w:pPr>
      <w:r>
        <w:t>turn geotagged survey images into segment-based project data</w:t>
      </w:r>
    </w:p>
    <w:p w14:paraId="0F6D5931" w14:textId="77777777" w:rsidR="00421701" w:rsidRDefault="00000000">
      <w:pPr>
        <w:pStyle w:val="ListBullet"/>
      </w:pPr>
      <w:r>
        <w:t>auto-code attributes with CV models, GIS rules, and gradient profiles</w:t>
      </w:r>
    </w:p>
    <w:p w14:paraId="420E56E8" w14:textId="77777777" w:rsidR="00BC34D9" w:rsidRDefault="00BC34D9" w:rsidP="00BC34D9">
      <w:pPr>
        <w:pStyle w:val="ListBullet"/>
        <w:rPr>
          <w:moveTo w:id="1" w:author="Puay Ping KOH (LTA)" w:date="2026-05-11T09:56:00Z" w16du:dateUtc="2026-05-11T01:56:00Z"/>
        </w:rPr>
      </w:pPr>
      <w:moveToRangeStart w:id="2" w:author="Puay Ping KOH (LTA)" w:date="2026-05-11T09:56:00Z" w:name="move229385796"/>
      <w:moveTo w:id="3" w:author="Puay Ping KOH (LTA)" w:date="2026-05-11T09:56:00Z" w16du:dateUtc="2026-05-11T01:56:00Z">
        <w:r>
          <w:t>inspect and manage the GIS layers that power the coding rules</w:t>
        </w:r>
      </w:moveTo>
    </w:p>
    <w:moveToRangeEnd w:id="2"/>
    <w:p w14:paraId="710358DB" w14:textId="77777777" w:rsidR="00421701" w:rsidRDefault="00000000">
      <w:pPr>
        <w:pStyle w:val="ListBullet"/>
      </w:pPr>
      <w:r>
        <w:t>review and correct coding in a synchronized image-table-map workspace</w:t>
      </w:r>
    </w:p>
    <w:p w14:paraId="2874C245" w14:textId="77777777" w:rsidR="00421701" w:rsidRDefault="00000000">
      <w:pPr>
        <w:pStyle w:val="ListBullet"/>
      </w:pPr>
      <w:r>
        <w:t>calculate **BB**, **BP**, **SB**, and **VB** risk scores plus overall risk bands</w:t>
      </w:r>
    </w:p>
    <w:p w14:paraId="224D9C85" w14:textId="77777777" w:rsidR="00421701" w:rsidRDefault="00000000">
      <w:pPr>
        <w:pStyle w:val="ListBullet"/>
      </w:pPr>
      <w:r>
        <w:t>analyze one or more projects together with filters, charts, and exports</w:t>
      </w:r>
    </w:p>
    <w:p w14:paraId="167A70C9" w14:textId="4FCC53D3" w:rsidR="00421701" w:rsidRDefault="00000000">
      <w:pPr>
        <w:pStyle w:val="ListBullet"/>
      </w:pPr>
      <w:r>
        <w:t>test treatments and compare before/after risk outcomes</w:t>
      </w:r>
      <w:ins w:id="4" w:author="Puay Ping KOH (LTA)" w:date="2026-05-11T09:56:00Z" w16du:dateUtc="2026-05-11T01:56:00Z">
        <w:r w:rsidR="00BC34D9">
          <w:t xml:space="preserve"> </w:t>
        </w:r>
        <w:commentRangeStart w:id="5"/>
        <w:r w:rsidR="00BC34D9">
          <w:t>including generating</w:t>
        </w:r>
      </w:ins>
      <w:ins w:id="6" w:author="Puay Ping KOH (LTA)" w:date="2026-05-11T09:59:00Z" w16du:dateUtc="2026-05-11T01:59:00Z">
        <w:r w:rsidR="00BC34D9">
          <w:t xml:space="preserve"> prompts for users to generate AI images on treatments</w:t>
        </w:r>
        <w:commentRangeEnd w:id="5"/>
        <w:r w:rsidR="00BC34D9">
          <w:rPr>
            <w:rStyle w:val="CommentReference"/>
            <w:sz w:val="22"/>
            <w:szCs w:val="22"/>
          </w:rPr>
          <w:commentReference w:id="5"/>
        </w:r>
      </w:ins>
    </w:p>
    <w:p w14:paraId="72459A05" w14:textId="24328B14" w:rsidR="00421701" w:rsidDel="00BC34D9" w:rsidRDefault="00000000">
      <w:pPr>
        <w:pStyle w:val="ListBullet"/>
        <w:rPr>
          <w:moveFrom w:id="7" w:author="Puay Ping KOH (LTA)" w:date="2026-05-11T09:56:00Z" w16du:dateUtc="2026-05-11T01:56:00Z"/>
        </w:rPr>
      </w:pPr>
      <w:moveFromRangeStart w:id="8" w:author="Puay Ping KOH (LTA)" w:date="2026-05-11T09:56:00Z" w:name="move229385796"/>
      <w:moveFrom w:id="9" w:author="Puay Ping KOH (LTA)" w:date="2026-05-11T09:56:00Z" w16du:dateUtc="2026-05-11T01:56:00Z">
        <w:r w:rsidDel="00BC34D9">
          <w:t>inspect and manage the GIS layers that power the coding rules</w:t>
        </w:r>
      </w:moveFrom>
    </w:p>
    <w:moveFromRangeEnd w:id="8"/>
    <w:p w14:paraId="7332AB33" w14:textId="77777777" w:rsidR="00421701" w:rsidRDefault="00000000">
      <w:pPr>
        <w:pStyle w:val="Heading2"/>
      </w:pPr>
      <w:commentRangeStart w:id="10"/>
      <w:r>
        <w:t>Recent additions covered by this refresh</w:t>
      </w:r>
      <w:commentRangeEnd w:id="10"/>
      <w:r w:rsidR="00BC34D9">
        <w:rPr>
          <w:rStyle w:val="CommentReference"/>
          <w:sz w:val="26"/>
          <w:szCs w:val="26"/>
        </w:rPr>
        <w:commentReference w:id="10"/>
      </w:r>
    </w:p>
    <w:p w14:paraId="79DEA741" w14:textId="77777777" w:rsidR="00421701" w:rsidRDefault="00000000">
      <w:pPr>
        <w:pStyle w:val="ListBullet"/>
      </w:pPr>
      <w:r>
        <w:t>multi-road project creation from a drawn polygon or selected planning area</w:t>
      </w:r>
    </w:p>
    <w:p w14:paraId="6DC35FD2" w14:textId="77777777" w:rsidR="00421701" w:rsidRDefault="00000000">
      <w:pPr>
        <w:pStyle w:val="ListBullet"/>
      </w:pPr>
      <w:r>
        <w:t>fuzzy project search that also matches source road names</w:t>
      </w:r>
    </w:p>
    <w:p w14:paraId="7B3FFB30" w14:textId="77777777" w:rsidR="00421701" w:rsidRDefault="00000000">
      <w:pPr>
        <w:pStyle w:val="ListBullet"/>
      </w:pPr>
      <w:r>
        <w:t>persisted project provenance via `dataset` and `source_folders`</w:t>
      </w:r>
    </w:p>
    <w:p w14:paraId="60946309" w14:textId="77777777" w:rsidR="00421701" w:rsidRDefault="00000000">
      <w:pPr>
        <w:pStyle w:val="ListBullet"/>
      </w:pPr>
      <w:r>
        <w:t>dedicated GIS Layers page with upload, preview, replace, and delete flows</w:t>
      </w:r>
    </w:p>
    <w:p w14:paraId="37A84130" w14:textId="77777777" w:rsidR="00421701" w:rsidRDefault="00000000">
      <w:pPr>
        <w:pStyle w:val="ListBullet"/>
      </w:pPr>
      <w:r>
        <w:t>baseline and autocode-metadata storage used by validation workflows</w:t>
      </w:r>
    </w:p>
    <w:p w14:paraId="4CD99E03" w14:textId="77777777" w:rsidR="00421701" w:rsidRDefault="00000000">
      <w:pPr>
        <w:pStyle w:val="ListBullet"/>
      </w:pPr>
      <w:r>
        <w:t>treatment-effectiveness ranking for both project-wide and per-segment views</w:t>
      </w:r>
    </w:p>
    <w:p w14:paraId="538FAF2E" w14:textId="77777777" w:rsidR="00421701" w:rsidRDefault="00000000">
      <w:pPr>
        <w:pStyle w:val="Heading2"/>
      </w:pPr>
      <w:r>
        <w:t>Documentation</w:t>
      </w:r>
    </w:p>
    <w:p w14:paraId="4A406C99" w14:textId="77777777" w:rsidR="00421701" w:rsidRDefault="00000000">
      <w:r>
        <w:t>| Document | Description |</w:t>
      </w:r>
    </w:p>
    <w:p w14:paraId="24931136" w14:textId="77777777" w:rsidR="00421701" w:rsidRDefault="00000000">
      <w:r>
        <w:t>|---|---|</w:t>
      </w:r>
    </w:p>
    <w:p w14:paraId="3908001C" w14:textId="77777777" w:rsidR="00421701" w:rsidRDefault="00000000">
      <w:r>
        <w:t>| [Installation](docs/installation.md) | Local setup, required assets, and Docker / non-Docker run modes |</w:t>
      </w:r>
    </w:p>
    <w:p w14:paraId="02F9148F" w14:textId="77777777" w:rsidR="00421701" w:rsidRDefault="00000000">
      <w:r>
        <w:t>| [Architecture](docs/architecture.md) | Application structure, storage model, and key backend/frontend design decisions |</w:t>
      </w:r>
    </w:p>
    <w:p w14:paraId="28965205" w14:textId="77777777" w:rsidR="00421701" w:rsidRDefault="00000000">
      <w:r>
        <w:lastRenderedPageBreak/>
        <w:t>| [API Reference](docs/api-reference.md) | Current REST endpoints, payloads, and response shapes |</w:t>
      </w:r>
    </w:p>
    <w:p w14:paraId="29D559C5" w14:textId="77777777" w:rsidR="00421701" w:rsidRDefault="00000000">
      <w:r>
        <w:t>| [CV / ML Pipeline](docs/cv-pipeline.md) | Image ingestion, model loading, and auto-coding pipeline details |</w:t>
      </w:r>
    </w:p>
    <w:p w14:paraId="78E19DC6" w14:textId="77777777" w:rsidR="00421701" w:rsidRDefault="00000000">
      <w:r>
        <w:t xml:space="preserve">| [Scoring Logic](docs/scoring.md) | </w:t>
      </w:r>
      <w:commentRangeStart w:id="11"/>
      <w:r>
        <w:t xml:space="preserve">CycleRAP scoring inputs, mappings, and risk-band behavior </w:t>
      </w:r>
      <w:commentRangeEnd w:id="11"/>
      <w:r w:rsidR="00BC34D9">
        <w:rPr>
          <w:rStyle w:val="CommentReference"/>
          <w:sz w:val="22"/>
          <w:szCs w:val="22"/>
        </w:rPr>
        <w:commentReference w:id="11"/>
      </w:r>
      <w:r>
        <w:t>|</w:t>
      </w:r>
    </w:p>
    <w:p w14:paraId="026EB283" w14:textId="77777777" w:rsidR="00421701" w:rsidRDefault="00000000">
      <w:r>
        <w:t>| [Frontend](docs/frontend.md) | Route map, page behavior, and client-side data flow |</w:t>
      </w:r>
    </w:p>
    <w:p w14:paraId="6BC30F8C" w14:textId="77777777" w:rsidR="00421701" w:rsidRDefault="00000000">
      <w:r>
        <w:t>| [Common Issues](docs/common-issues.md) | Setup, GIS, and project-creation troubleshooting |</w:t>
      </w:r>
    </w:p>
    <w:p w14:paraId="35386466" w14:textId="77777777" w:rsidR="00421701" w:rsidRDefault="00000000">
      <w:r>
        <w:t>| [Contributing](docs/contributing.md) | Team conventions and contribution notes |</w:t>
      </w:r>
    </w:p>
    <w:p w14:paraId="4F70753F" w14:textId="77777777" w:rsidR="00421701" w:rsidRDefault="00000000">
      <w:r>
        <w:t xml:space="preserve">&gt; The in-app </w:t>
      </w:r>
      <w:r>
        <w:rPr>
          <w:b/>
        </w:rPr>
        <w:t>Help</w:t>
      </w:r>
      <w:r>
        <w:t xml:space="preserve"> page loads mirrored markdown from `frontend/public/docs/`. When you update docs in `docs/`, resync the mirrored copies as well.</w:t>
      </w:r>
    </w:p>
    <w:p w14:paraId="284EC3B6" w14:textId="77777777" w:rsidR="00421701" w:rsidRDefault="00000000">
      <w:pPr>
        <w:pStyle w:val="Heading2"/>
      </w:pPr>
      <w:r>
        <w:t>Quick start</w:t>
      </w:r>
    </w:p>
    <w:p w14:paraId="70B6DE14" w14:textId="77777777" w:rsidR="00421701" w:rsidRDefault="00000000">
      <w:r>
        <w:t>```bash</w:t>
      </w:r>
    </w:p>
    <w:p w14:paraId="3272919D" w14:textId="77777777" w:rsidR="00421701" w:rsidRDefault="00000000">
      <w:pPr>
        <w:pStyle w:val="Heading1"/>
      </w:pPr>
      <w:r>
        <w:t>1. Clone the repository</w:t>
      </w:r>
    </w:p>
    <w:p w14:paraId="704900AF" w14:textId="77777777" w:rsidR="00421701" w:rsidRDefault="00000000">
      <w:r>
        <w:t>git clone https://github.com/LinXH8/PathSafetyAssessmentTool.git</w:t>
      </w:r>
    </w:p>
    <w:p w14:paraId="3BAC32CF" w14:textId="77777777" w:rsidR="00421701" w:rsidRDefault="00000000">
      <w:r>
        <w:t>cd PathSafetyAssessmentTool</w:t>
      </w:r>
    </w:p>
    <w:p w14:paraId="58260524" w14:textId="77777777" w:rsidR="00421701" w:rsidRDefault="00000000">
      <w:pPr>
        <w:pStyle w:val="Heading1"/>
      </w:pPr>
      <w:r>
        <w:t>2. Create the input folder before Docker creates it for you</w:t>
      </w:r>
    </w:p>
    <w:p w14:paraId="45A01D08" w14:textId="77777777" w:rsidR="00421701" w:rsidRDefault="00000000">
      <w:r>
        <w:t>mkdir in</w:t>
      </w:r>
    </w:p>
    <w:p w14:paraId="2A86856A" w14:textId="77777777" w:rsidR="00421701" w:rsidRDefault="00000000">
      <w:pPr>
        <w:pStyle w:val="Heading1"/>
      </w:pPr>
      <w:r>
        <w:t>3. Copy required assets into backend/</w:t>
      </w:r>
    </w:p>
    <w:p w14:paraId="05B8EE41" w14:textId="77777777" w:rsidR="00421701" w:rsidRDefault="00000000">
      <w:pPr>
        <w:pStyle w:val="Heading1"/>
      </w:pPr>
      <w:r>
        <w:t xml:space="preserve">   backend/models/      -&gt; YOLO .pt files</w:t>
      </w:r>
    </w:p>
    <w:p w14:paraId="2298F6AD" w14:textId="77777777" w:rsidR="00421701" w:rsidRDefault="00000000">
      <w:pPr>
        <w:pStyle w:val="Heading1"/>
      </w:pPr>
      <w:r>
        <w:t xml:space="preserve">   backend/shapefiles/  -&gt; GIS shapefiles</w:t>
      </w:r>
    </w:p>
    <w:p w14:paraId="613C1420" w14:textId="77777777" w:rsidR="00421701" w:rsidRDefault="00000000">
      <w:pPr>
        <w:pStyle w:val="Heading1"/>
      </w:pPr>
      <w:r>
        <w:t>4. Build and run</w:t>
      </w:r>
    </w:p>
    <w:p w14:paraId="58DD0230" w14:textId="77777777" w:rsidR="00421701" w:rsidRDefault="00000000">
      <w:r>
        <w:t>docker compose up --build</w:t>
      </w:r>
    </w:p>
    <w:p w14:paraId="31A9E13A" w14:textId="77777777" w:rsidR="00421701" w:rsidRDefault="00000000">
      <w:r>
        <w:t>```</w:t>
      </w:r>
    </w:p>
    <w:p w14:paraId="5D32363A" w14:textId="77777777" w:rsidR="00421701" w:rsidRDefault="00000000">
      <w:r>
        <w:lastRenderedPageBreak/>
        <w:t>Once running:</w:t>
      </w:r>
    </w:p>
    <w:p w14:paraId="6A5725D6" w14:textId="77777777" w:rsidR="00421701" w:rsidRDefault="00000000">
      <w:pPr>
        <w:pStyle w:val="ListBullet"/>
      </w:pPr>
      <w:r>
        <w:t>**Frontend:** http://localhost</w:t>
      </w:r>
    </w:p>
    <w:p w14:paraId="2C53699F" w14:textId="77777777" w:rsidR="00421701" w:rsidRDefault="00000000">
      <w:pPr>
        <w:pStyle w:val="ListBullet"/>
      </w:pPr>
      <w:r>
        <w:t>**Backend API:** http://localhost:8000/api</w:t>
      </w:r>
    </w:p>
    <w:p w14:paraId="1707BB4D" w14:textId="77777777" w:rsidR="00421701" w:rsidRDefault="00000000">
      <w:pPr>
        <w:pStyle w:val="Heading2"/>
      </w:pPr>
      <w:commentRangeStart w:id="12"/>
      <w:r>
        <w:t>Repository layout</w:t>
      </w:r>
      <w:commentRangeEnd w:id="12"/>
      <w:r w:rsidR="00BC34D9">
        <w:rPr>
          <w:rStyle w:val="CommentReference"/>
          <w:sz w:val="26"/>
          <w:szCs w:val="26"/>
        </w:rPr>
        <w:commentReference w:id="12"/>
      </w:r>
    </w:p>
    <w:p w14:paraId="1EA937D7" w14:textId="77777777" w:rsidR="00421701" w:rsidRDefault="00000000">
      <w:r>
        <w:t>```text</w:t>
      </w:r>
    </w:p>
    <w:p w14:paraId="5CCFF5CA" w14:textId="77777777" w:rsidR="00421701" w:rsidRDefault="00000000">
      <w:r>
        <w:t>PathSafetyAssessmentTool/</w:t>
      </w:r>
    </w:p>
    <w:p w14:paraId="3115398D" w14:textId="77777777" w:rsidR="00421701" w:rsidRDefault="00000000">
      <w:r>
        <w:t>├── backend/</w:t>
      </w:r>
    </w:p>
    <w:p w14:paraId="164D90AB" w14:textId="77777777" w:rsidR="00421701" w:rsidRDefault="00000000">
      <w:r>
        <w:t>│   ├── app/</w:t>
      </w:r>
    </w:p>
    <w:p w14:paraId="38B3BDAC" w14:textId="77777777" w:rsidR="00421701" w:rsidRDefault="00000000">
      <w:r>
        <w:t>│   │   ├── api/</w:t>
      </w:r>
    </w:p>
    <w:p w14:paraId="6280493F" w14:textId="77777777" w:rsidR="00421701" w:rsidRDefault="00000000">
      <w:r>
        <w:t>│   │   │   ├── health.py                # /api/ping and /api/health</w:t>
      </w:r>
    </w:p>
    <w:p w14:paraId="6E86E6F3" w14:textId="77777777" w:rsidR="00421701" w:rsidRDefault="00000000">
      <w:r>
        <w:t>│   │   │   ├── gis_layers/routes.py     # /api/shapefiles/* endpoints</w:t>
      </w:r>
    </w:p>
    <w:p w14:paraId="4856FC27" w14:textId="77777777" w:rsidR="00421701" w:rsidRDefault="00000000">
      <w:r>
        <w:t>│   │   │   └── projects/routes.py       # Core /api/projects/* API surface</w:t>
      </w:r>
    </w:p>
    <w:p w14:paraId="4C143205" w14:textId="77777777" w:rsidR="00421701" w:rsidRDefault="00000000">
      <w:r>
        <w:t>│   │   ├── services/</w:t>
      </w:r>
    </w:p>
    <w:p w14:paraId="3DCFB917" w14:textId="77777777" w:rsidR="00421701" w:rsidRDefault="00000000">
      <w:r>
        <w:t>│   │   │   ├── prediction.py            # CV inference and bulk autocode helpers</w:t>
      </w:r>
    </w:p>
    <w:p w14:paraId="64FC87F0" w14:textId="77777777" w:rsidR="00421701" w:rsidRDefault="00000000">
      <w:r>
        <w:t>│   │   │   ├── cyclerap_scoring.py      # Native CycleRAP scoring</w:t>
      </w:r>
    </w:p>
    <w:p w14:paraId="46F7E132" w14:textId="77777777" w:rsidR="00421701" w:rsidRDefault="00000000">
      <w:r>
        <w:t>│   │   │   ├── project_manager.py       # Project and snapshot lifecycle</w:t>
      </w:r>
    </w:p>
    <w:p w14:paraId="2E87214B" w14:textId="77777777" w:rsidR="00421701" w:rsidRDefault="00000000">
      <w:r>
        <w:t>│   │   │   ├── serializer.py            # Project metadata / CSV / GPKG serialization</w:t>
      </w:r>
    </w:p>
    <w:p w14:paraId="111503D4" w14:textId="77777777" w:rsidR="00421701" w:rsidRDefault="00000000">
      <w:r>
        <w:t>│   │   │   ├── cycleRAP_VA.py           # GPS extraction and LineString generation</w:t>
      </w:r>
    </w:p>
    <w:p w14:paraId="6E409DBA" w14:textId="77777777" w:rsidR="00421701" w:rsidRDefault="00000000">
      <w:r>
        <w:t>│   │   │   └── gis_mapping.py           # GIS lookups, width, and curvature logic</w:t>
      </w:r>
    </w:p>
    <w:p w14:paraId="3FEFCDE0" w14:textId="77777777" w:rsidR="00421701" w:rsidRDefault="00000000">
      <w:r>
        <w:t>│   ├── generate_road_reference.py       # Builds shapefiles/road_reference.csv</w:t>
      </w:r>
    </w:p>
    <w:p w14:paraId="6DB9D407" w14:textId="77777777" w:rsidR="00421701" w:rsidRDefault="00000000">
      <w:r>
        <w:t>│   ├── models/                          # External CV model files</w:t>
      </w:r>
    </w:p>
    <w:p w14:paraId="0D07FF97" w14:textId="77777777" w:rsidR="00421701" w:rsidRDefault="00000000">
      <w:r>
        <w:t>│   ├── shapefiles/                      # External GIS layers and road reference CSV</w:t>
      </w:r>
    </w:p>
    <w:p w14:paraId="06E4FED4" w14:textId="77777777" w:rsidR="00421701" w:rsidRDefault="00000000">
      <w:r>
        <w:t>│   └── requirements.txt</w:t>
      </w:r>
    </w:p>
    <w:p w14:paraId="1A10BC9F" w14:textId="77777777" w:rsidR="00421701" w:rsidRDefault="00000000">
      <w:r>
        <w:t>├── frontend/</w:t>
      </w:r>
    </w:p>
    <w:p w14:paraId="0F20DCAF" w14:textId="77777777" w:rsidR="00421701" w:rsidRDefault="00000000">
      <w:r>
        <w:t>│   ├── public/</w:t>
      </w:r>
    </w:p>
    <w:p w14:paraId="7ABECC89" w14:textId="77777777" w:rsidR="00421701" w:rsidRDefault="00000000">
      <w:r>
        <w:t>│   │   ├── README.md                    # Help-page overview copy of this README</w:t>
      </w:r>
    </w:p>
    <w:p w14:paraId="04B98EFF" w14:textId="77777777" w:rsidR="00421701" w:rsidRDefault="00000000">
      <w:r>
        <w:t>│   │   └── docs/                        # In-app mirrored markdown docs</w:t>
      </w:r>
    </w:p>
    <w:p w14:paraId="5DAF7D6A" w14:textId="77777777" w:rsidR="00421701" w:rsidRDefault="00000000">
      <w:r>
        <w:t>│   ├── src/</w:t>
      </w:r>
    </w:p>
    <w:p w14:paraId="306B2EDD" w14:textId="77777777" w:rsidR="00421701" w:rsidRDefault="00000000">
      <w:r>
        <w:t>│   │   ├── api/index.ts                # Typed fetch helpers</w:t>
      </w:r>
    </w:p>
    <w:p w14:paraId="1AF1A895" w14:textId="77777777" w:rsidR="00421701" w:rsidRDefault="00000000">
      <w:r>
        <w:t>│   │   ├── layouts/AppLayout.tsx       # Shared shell + sidebar</w:t>
      </w:r>
    </w:p>
    <w:p w14:paraId="43DD1CDE" w14:textId="77777777" w:rsidR="00421701" w:rsidRDefault="00000000">
      <w:r>
        <w:t>│   │   ├── pages/</w:t>
      </w:r>
    </w:p>
    <w:p w14:paraId="14A94818" w14:textId="77777777" w:rsidR="00421701" w:rsidRDefault="00000000">
      <w:r>
        <w:t>│   │   │   ├── CreateProjectPage/      # Single-folder and polygon-based creation</w:t>
      </w:r>
    </w:p>
    <w:p w14:paraId="3D3F7339" w14:textId="77777777" w:rsidR="00421701" w:rsidRDefault="00000000">
      <w:r>
        <w:t>│   │   │   ├── CodingPage/             # Main coding workspace</w:t>
      </w:r>
    </w:p>
    <w:p w14:paraId="46341584" w14:textId="77777777" w:rsidR="00421701" w:rsidRDefault="00000000">
      <w:r>
        <w:t>│   │   │   ├── GisLayersPage/          # GIS layer browser / manager</w:t>
      </w:r>
    </w:p>
    <w:p w14:paraId="572A518D" w14:textId="77777777" w:rsidR="00421701" w:rsidRDefault="00000000">
      <w:r>
        <w:t>│   │   │   ├── HelpPage/               # In-app user and developer guide viewer</w:t>
      </w:r>
    </w:p>
    <w:p w14:paraId="0D877DF2" w14:textId="77777777" w:rsidR="00421701" w:rsidRDefault="00000000">
      <w:r>
        <w:t>│   │   │   ├── PathAnalysisPage/       # Multi-project analysis workspace</w:t>
      </w:r>
    </w:p>
    <w:p w14:paraId="21F759B9" w14:textId="77777777" w:rsidR="00421701" w:rsidRDefault="00000000">
      <w:r>
        <w:t>│   │   │   ├── Projects/               # Project listing and management</w:t>
      </w:r>
    </w:p>
    <w:p w14:paraId="2939D983" w14:textId="77777777" w:rsidR="00421701" w:rsidRDefault="00000000">
      <w:r>
        <w:t>│   │   │   └── TreatmentPage/          # Treatment overview and detail views</w:t>
      </w:r>
    </w:p>
    <w:p w14:paraId="2B5A3F1F" w14:textId="77777777" w:rsidR="00421701" w:rsidRDefault="00000000">
      <w:r>
        <w:t>│   │   └── utils/projectSearch.ts      # Shared project-or-road fuzzy matcher</w:t>
      </w:r>
    </w:p>
    <w:p w14:paraId="40345B82" w14:textId="77777777" w:rsidR="00421701" w:rsidRDefault="00000000">
      <w:r>
        <w:t>├── docs/                               # Canonical markdown docs for developers</w:t>
      </w:r>
    </w:p>
    <w:p w14:paraId="33A75C80" w14:textId="77777777" w:rsidR="00421701" w:rsidRDefault="00000000">
      <w:r>
        <w:t>├── data/                               # Persisted project storage</w:t>
      </w:r>
    </w:p>
    <w:p w14:paraId="36945EE9" w14:textId="77777777" w:rsidR="00421701" w:rsidRDefault="00000000">
      <w:r>
        <w:t>├── in/                                 # Source image folders used to build projects</w:t>
      </w:r>
    </w:p>
    <w:p w14:paraId="7509E443" w14:textId="77777777" w:rsidR="00421701" w:rsidRDefault="00000000">
      <w:r>
        <w:t>├── backend.Dockerfile</w:t>
      </w:r>
    </w:p>
    <w:p w14:paraId="1786D375" w14:textId="77777777" w:rsidR="00421701" w:rsidRDefault="00000000">
      <w:r>
        <w:t>└── docker-compose.yml</w:t>
      </w:r>
    </w:p>
    <w:p w14:paraId="2A6ADF62" w14:textId="77777777" w:rsidR="00421701" w:rsidRDefault="00000000">
      <w:r>
        <w:t>```</w:t>
      </w:r>
    </w:p>
    <w:p w14:paraId="61088F10" w14:textId="77777777" w:rsidR="00421701" w:rsidRDefault="00000000">
      <w:r>
        <w:br w:type="page"/>
      </w:r>
    </w:p>
    <w:p w14:paraId="20653833" w14:textId="77777777" w:rsidR="00421701" w:rsidRDefault="00000000">
      <w:pPr>
        <w:pStyle w:val="Heading1"/>
      </w:pPr>
      <w:r>
        <w:t>Installation</w:t>
      </w:r>
    </w:p>
    <w:p w14:paraId="6629B8C5" w14:textId="77777777" w:rsidR="00421701" w:rsidRDefault="00000000">
      <w:r>
        <w:t>This guide covers local setup for PSAT on Windows. Docker is the standard path, but a non-Docker developer workflow is also supported.</w:t>
      </w:r>
    </w:p>
    <w:p w14:paraId="69A238E7" w14:textId="77777777" w:rsidR="00421701" w:rsidRDefault="00000000">
      <w:pPr>
        <w:pStyle w:val="Heading2"/>
      </w:pPr>
      <w:r>
        <w:t>Prerequisites</w:t>
      </w:r>
    </w:p>
    <w:p w14:paraId="0F6DDFDF" w14:textId="77777777" w:rsidR="00421701" w:rsidRDefault="00000000">
      <w:pPr>
        <w:pStyle w:val="Heading3"/>
      </w:pPr>
      <w:r>
        <w:t>Required software</w:t>
      </w:r>
    </w:p>
    <w:p w14:paraId="05321B59" w14:textId="77777777" w:rsidR="00421701" w:rsidRDefault="00000000">
      <w:r>
        <w:t>| Tool | Purpose | Download |</w:t>
      </w:r>
    </w:p>
    <w:p w14:paraId="6E4FD4AF" w14:textId="77777777" w:rsidR="00421701" w:rsidRDefault="00000000">
      <w:r>
        <w:t>|---|---|---|</w:t>
      </w:r>
    </w:p>
    <w:p w14:paraId="079F35FD" w14:textId="77777777" w:rsidR="00421701" w:rsidRDefault="00000000">
      <w:r>
        <w:t xml:space="preserve">| </w:t>
      </w:r>
      <w:r>
        <w:rPr>
          <w:b/>
        </w:rPr>
        <w:t>Git</w:t>
      </w:r>
      <w:r>
        <w:t xml:space="preserve"> | Clone and update the repository | https://git-scm.com |</w:t>
      </w:r>
    </w:p>
    <w:p w14:paraId="01E6DA7E" w14:textId="77777777" w:rsidR="00421701" w:rsidRDefault="00000000">
      <w:r>
        <w:t xml:space="preserve">| </w:t>
      </w:r>
      <w:r>
        <w:rPr>
          <w:b/>
        </w:rPr>
        <w:t>GitHub Desktop</w:t>
      </w:r>
      <w:r>
        <w:t xml:space="preserve"> *(optional)* | GUI for Git | https://desktop.github.com |</w:t>
      </w:r>
    </w:p>
    <w:p w14:paraId="1058D45D" w14:textId="77777777" w:rsidR="00421701" w:rsidRDefault="00000000">
      <w:r>
        <w:t xml:space="preserve">| </w:t>
      </w:r>
      <w:r>
        <w:rPr>
          <w:b/>
        </w:rPr>
        <w:t>Docker Desktop</w:t>
      </w:r>
      <w:r>
        <w:t xml:space="preserve"> | Standard local runtime | https://www.docker.com/products/docker-desktop |</w:t>
      </w:r>
    </w:p>
    <w:p w14:paraId="3AD7BD4B" w14:textId="77777777" w:rsidR="00421701" w:rsidRDefault="00000000">
      <w:r>
        <w:t>Docker Desktop must be running before you start the stack.</w:t>
      </w:r>
    </w:p>
    <w:p w14:paraId="0185B7FF" w14:textId="77777777" w:rsidR="00421701" w:rsidRDefault="00000000">
      <w:pPr>
        <w:pStyle w:val="Heading3"/>
      </w:pPr>
      <w:r>
        <w:t>Required assets</w:t>
      </w:r>
    </w:p>
    <w:p w14:paraId="01F06BA3" w14:textId="77777777" w:rsidR="00421701" w:rsidRDefault="00000000">
      <w:r>
        <w:t>Two external asset folders must be copied into `backend/` before CV and GIS-assisted coding will work:</w:t>
      </w:r>
    </w:p>
    <w:p w14:paraId="7F5DEFF4" w14:textId="77777777" w:rsidR="00421701" w:rsidRDefault="00000000">
      <w:r>
        <w:t>| Folder | Destination | Notes |</w:t>
      </w:r>
    </w:p>
    <w:p w14:paraId="51CB61A1" w14:textId="77777777" w:rsidR="00421701" w:rsidRDefault="00000000">
      <w:r>
        <w:t>|---|---|---|</w:t>
      </w:r>
    </w:p>
    <w:p w14:paraId="026D4412" w14:textId="77777777" w:rsidR="00421701" w:rsidRDefault="00000000">
      <w:r>
        <w:t>| `models/` | `backend/models/` | YOLO weights used by CV auto-coding |</w:t>
      </w:r>
    </w:p>
    <w:p w14:paraId="34D90D34" w14:textId="77777777" w:rsidR="00421701" w:rsidRDefault="00000000">
      <w:r>
        <w:t>| `shapefiles/` | `backend/shapefiles/` | GIS layers used for mapping, road selection, and GIS admin tools |</w:t>
      </w:r>
    </w:p>
    <w:p w14:paraId="05DC533F" w14:textId="77777777" w:rsidR="00421701" w:rsidRDefault="00000000">
      <w:r>
        <w:t>If these folders are missing, the app can still boot, but GIS and/or CV features will fail at runtime.</w:t>
      </w:r>
    </w:p>
    <w:p w14:paraId="707249B6" w14:textId="77777777" w:rsidR="00421701" w:rsidRDefault="00000000">
      <w:pPr>
        <w:pStyle w:val="Heading2"/>
      </w:pPr>
      <w:r>
        <w:t>Step 1 - Clone the repository</w:t>
      </w:r>
    </w:p>
    <w:p w14:paraId="6B82C34D" w14:textId="77777777" w:rsidR="00421701" w:rsidRDefault="00000000">
      <w:pPr>
        <w:pStyle w:val="Heading3"/>
      </w:pPr>
      <w:r>
        <w:t>Option A: GitHub Desktop</w:t>
      </w:r>
    </w:p>
    <w:p w14:paraId="128B484D" w14:textId="77777777" w:rsidR="00421701" w:rsidRDefault="00000000">
      <w:pPr>
        <w:pStyle w:val="ListNumber"/>
      </w:pPr>
      <w:r>
        <w:t>Open GitHub Desktop.</w:t>
      </w:r>
    </w:p>
    <w:p w14:paraId="04617809" w14:textId="77777777" w:rsidR="00421701" w:rsidRDefault="00000000">
      <w:pPr>
        <w:pStyle w:val="ListNumber"/>
      </w:pPr>
      <w:r>
        <w:t>Use **File -&gt; Clone Repository**.</w:t>
      </w:r>
    </w:p>
    <w:p w14:paraId="2A469E61" w14:textId="77777777" w:rsidR="00421701" w:rsidRDefault="00000000">
      <w:pPr>
        <w:pStyle w:val="ListNumber"/>
      </w:pPr>
      <w:r>
        <w:t>Clone `LinXH8/PathSafetyAssessmentTool` to a local folder.</w:t>
      </w:r>
    </w:p>
    <w:p w14:paraId="7236B00C" w14:textId="77777777" w:rsidR="00421701" w:rsidRDefault="00000000">
      <w:pPr>
        <w:pStyle w:val="Heading3"/>
      </w:pPr>
      <w:r>
        <w:t>Option B: command line</w:t>
      </w:r>
    </w:p>
    <w:p w14:paraId="370CC122" w14:textId="77777777" w:rsidR="00421701" w:rsidRDefault="00000000">
      <w:r>
        <w:t>```bash</w:t>
      </w:r>
    </w:p>
    <w:p w14:paraId="7F5A0A18" w14:textId="77777777" w:rsidR="00421701" w:rsidRDefault="00000000">
      <w:r>
        <w:t>git clone https://github.com/LinXH8/PathSafetyAssessmentTool.git</w:t>
      </w:r>
    </w:p>
    <w:p w14:paraId="3C422544" w14:textId="77777777" w:rsidR="00421701" w:rsidRDefault="00000000">
      <w:r>
        <w:t>cd PathSafetyAssessmentTool</w:t>
      </w:r>
    </w:p>
    <w:p w14:paraId="509C86EE" w14:textId="77777777" w:rsidR="00421701" w:rsidRDefault="00000000">
      <w:r>
        <w:t>```</w:t>
      </w:r>
    </w:p>
    <w:p w14:paraId="1FF14183" w14:textId="77777777" w:rsidR="00421701" w:rsidRDefault="00000000">
      <w:r>
        <w:t>If you are cloning on Windows, set Git to preserve LF endings before cloning:</w:t>
      </w:r>
    </w:p>
    <w:p w14:paraId="056B0B65" w14:textId="77777777" w:rsidR="00421701" w:rsidRDefault="00000000">
      <w:r>
        <w:t>```bash</w:t>
      </w:r>
    </w:p>
    <w:p w14:paraId="76A0DC22" w14:textId="77777777" w:rsidR="00421701" w:rsidRDefault="00000000">
      <w:r>
        <w:t>git config --global core.autocrlf false</w:t>
      </w:r>
    </w:p>
    <w:p w14:paraId="1429F845" w14:textId="77777777" w:rsidR="00421701" w:rsidRDefault="00000000">
      <w:r>
        <w:t>```</w:t>
      </w:r>
    </w:p>
    <w:p w14:paraId="2926228B" w14:textId="77777777" w:rsidR="00421701" w:rsidRDefault="00000000">
      <w:pPr>
        <w:pStyle w:val="Heading2"/>
      </w:pPr>
      <w:r>
        <w:t>Step 2 - Prepare the working folders</w:t>
      </w:r>
    </w:p>
    <w:p w14:paraId="3708002B" w14:textId="77777777" w:rsidR="00421701" w:rsidRDefault="00000000">
      <w:r>
        <w:t>Expected root structure:</w:t>
      </w:r>
    </w:p>
    <w:p w14:paraId="48FB4B03" w14:textId="77777777" w:rsidR="00421701" w:rsidRDefault="00000000">
      <w:r>
        <w:t>```text</w:t>
      </w:r>
    </w:p>
    <w:p w14:paraId="6B798050" w14:textId="77777777" w:rsidR="00421701" w:rsidRDefault="00000000">
      <w:r>
        <w:t>PathSafetyAssessmentTool/</w:t>
      </w:r>
    </w:p>
    <w:p w14:paraId="2F3C6F2E" w14:textId="77777777" w:rsidR="00421701" w:rsidRDefault="00000000">
      <w:r>
        <w:t>├── backend/</w:t>
      </w:r>
    </w:p>
    <w:p w14:paraId="3C8203C4" w14:textId="77777777" w:rsidR="00421701" w:rsidRDefault="00000000">
      <w:r>
        <w:t>├── frontend/</w:t>
      </w:r>
    </w:p>
    <w:p w14:paraId="62D737B0" w14:textId="77777777" w:rsidR="00421701" w:rsidRDefault="00000000">
      <w:r>
        <w:t>├── data/                # created on first successful run</w:t>
      </w:r>
    </w:p>
    <w:p w14:paraId="758051B2" w14:textId="77777777" w:rsidR="00421701" w:rsidRDefault="00000000">
      <w:r>
        <w:t>├── in/                  # create this manually</w:t>
      </w:r>
    </w:p>
    <w:p w14:paraId="56CB160B" w14:textId="77777777" w:rsidR="00421701" w:rsidRDefault="00000000">
      <w:r>
        <w:t>├── backend.Dockerfile</w:t>
      </w:r>
    </w:p>
    <w:p w14:paraId="481991EA" w14:textId="77777777" w:rsidR="00421701" w:rsidRDefault="00000000">
      <w:r>
        <w:t>└── docker-compose.yml</w:t>
      </w:r>
    </w:p>
    <w:p w14:paraId="17FFA9C2" w14:textId="77777777" w:rsidR="00421701" w:rsidRDefault="00000000">
      <w:r>
        <w:t>```</w:t>
      </w:r>
    </w:p>
    <w:p w14:paraId="46203298" w14:textId="77777777" w:rsidR="00421701" w:rsidRDefault="00000000">
      <w:pPr>
        <w:pStyle w:val="Heading3"/>
      </w:pPr>
      <w:r>
        <w:t>Create `in/` yourself</w:t>
      </w:r>
    </w:p>
    <w:p w14:paraId="5C41D71F" w14:textId="77777777" w:rsidR="00421701" w:rsidRDefault="00000000">
      <w:r>
        <w:t>Create `in/` manually before starting Docker so Docker does not create it with the wrong ownership.</w:t>
      </w:r>
    </w:p>
    <w:p w14:paraId="64E69B4C" w14:textId="77777777" w:rsidR="00421701" w:rsidRDefault="00000000">
      <w:r>
        <w:t>```bash</w:t>
      </w:r>
    </w:p>
    <w:p w14:paraId="7DE0A70B" w14:textId="77777777" w:rsidR="00421701" w:rsidRDefault="00000000">
      <w:r>
        <w:t>mkdir in</w:t>
      </w:r>
    </w:p>
    <w:p w14:paraId="2E755B8A" w14:textId="77777777" w:rsidR="00421701" w:rsidRDefault="00000000">
      <w:r>
        <w:t>```</w:t>
      </w:r>
    </w:p>
    <w:p w14:paraId="6745916D" w14:textId="77777777" w:rsidR="00421701" w:rsidRDefault="00000000">
      <w:r>
        <w:t>Inside `in/`, each subfolder is a reusable image source. A project can be created from:</w:t>
      </w:r>
    </w:p>
    <w:p w14:paraId="72E8E9B2" w14:textId="77777777" w:rsidR="00421701" w:rsidRDefault="00000000">
      <w:pPr>
        <w:pStyle w:val="ListBullet"/>
      </w:pPr>
      <w:r>
        <w:t>one folder directly</w:t>
      </w:r>
    </w:p>
    <w:p w14:paraId="6C5A4F77" w14:textId="77777777" w:rsidR="00421701" w:rsidRDefault="00000000">
      <w:pPr>
        <w:pStyle w:val="ListBullet"/>
      </w:pPr>
      <w:r>
        <w:t>multiple folders selected from the Create Project map</w:t>
      </w:r>
    </w:p>
    <w:p w14:paraId="5FA78788" w14:textId="77777777" w:rsidR="00421701" w:rsidRDefault="00000000">
      <w:pPr>
        <w:pStyle w:val="ListBullet"/>
      </w:pPr>
      <w:r>
        <w:t>a subset of images/nodes inside a polygon across multiple folders</w:t>
      </w:r>
    </w:p>
    <w:p w14:paraId="39075DA0" w14:textId="77777777" w:rsidR="00421701" w:rsidRDefault="00000000">
      <w:r>
        <w:t>Example:</w:t>
      </w:r>
    </w:p>
    <w:p w14:paraId="6A9F8835" w14:textId="77777777" w:rsidR="00421701" w:rsidRDefault="00000000">
      <w:r>
        <w:t>```text</w:t>
      </w:r>
    </w:p>
    <w:p w14:paraId="0539453B" w14:textId="77777777" w:rsidR="00421701" w:rsidRDefault="00000000">
      <w:r>
        <w:t>in/</w:t>
      </w:r>
    </w:p>
    <w:p w14:paraId="01219219" w14:textId="77777777" w:rsidR="00421701" w:rsidRDefault="00000000">
      <w:r>
        <w:t>├── ANG MO KIO AVENUE 1/</w:t>
      </w:r>
    </w:p>
    <w:p w14:paraId="7FEE7C41" w14:textId="77777777" w:rsidR="00421701" w:rsidRDefault="00000000">
      <w:r>
        <w:t>│   ├── Cam1_0001.jpg</w:t>
      </w:r>
    </w:p>
    <w:p w14:paraId="7B21CC23" w14:textId="77777777" w:rsidR="00421701" w:rsidRDefault="00000000">
      <w:r>
        <w:t>│   └── ...</w:t>
      </w:r>
    </w:p>
    <w:p w14:paraId="5AA15020" w14:textId="77777777" w:rsidR="00421701" w:rsidRDefault="00000000">
      <w:r>
        <w:t>├── ANG MO KIO AVENUE 8/</w:t>
      </w:r>
    </w:p>
    <w:p w14:paraId="798BCDBD" w14:textId="77777777" w:rsidR="00421701" w:rsidRDefault="00000000">
      <w:r>
        <w:t>│   └── ...</w:t>
      </w:r>
    </w:p>
    <w:p w14:paraId="0360BE01" w14:textId="77777777" w:rsidR="00421701" w:rsidRDefault="00000000">
      <w:r>
        <w:t>└── BISHAN STREET 11/</w:t>
      </w:r>
    </w:p>
    <w:p w14:paraId="3165E709" w14:textId="77777777" w:rsidR="00421701" w:rsidRDefault="00000000">
      <w:r>
        <w:t>└── ...</w:t>
      </w:r>
    </w:p>
    <w:p w14:paraId="2D5D005D" w14:textId="77777777" w:rsidR="00421701" w:rsidRDefault="00000000">
      <w:r>
        <w:t>```</w:t>
      </w:r>
    </w:p>
    <w:p w14:paraId="63E3BD2F" w14:textId="77777777" w:rsidR="00421701" w:rsidRDefault="00000000">
      <w:pPr>
        <w:pStyle w:val="Heading3"/>
      </w:pPr>
      <w:r>
        <w:t>Copy models and shapefiles</w:t>
      </w:r>
    </w:p>
    <w:p w14:paraId="32DDA644" w14:textId="77777777" w:rsidR="00421701" w:rsidRDefault="00000000">
      <w:r>
        <w:t>Populate:</w:t>
      </w:r>
    </w:p>
    <w:p w14:paraId="7C4051A5" w14:textId="77777777" w:rsidR="00421701" w:rsidRDefault="00000000">
      <w:r>
        <w:t>```text</w:t>
      </w:r>
    </w:p>
    <w:p w14:paraId="4A892A11" w14:textId="77777777" w:rsidR="00421701" w:rsidRDefault="00000000">
      <w:r>
        <w:t>backend/</w:t>
      </w:r>
    </w:p>
    <w:p w14:paraId="0B1FA339" w14:textId="77777777" w:rsidR="00421701" w:rsidRDefault="00000000">
      <w:r>
        <w:t>├── models/</w:t>
      </w:r>
    </w:p>
    <w:p w14:paraId="57C57B67" w14:textId="77777777" w:rsidR="00421701" w:rsidRDefault="00000000">
      <w:r>
        <w:t>│   ├── path_seg.pt</w:t>
      </w:r>
    </w:p>
    <w:p w14:paraId="4E1BF303" w14:textId="77777777" w:rsidR="00421701" w:rsidRDefault="00000000">
      <w:r>
        <w:t>│   ├── off_road_bicycle_path.pt</w:t>
      </w:r>
    </w:p>
    <w:p w14:paraId="214696B4" w14:textId="77777777" w:rsidR="00421701" w:rsidRDefault="00000000">
      <w:r>
        <w:t>│   ├── adj_road_lane.pt</w:t>
      </w:r>
    </w:p>
    <w:p w14:paraId="2C103E59" w14:textId="77777777" w:rsidR="00421701" w:rsidRDefault="00000000">
      <w:r>
        <w:t>│   ├── LTA_FIXEDOBSTACLE_BEST_2.pt</w:t>
      </w:r>
    </w:p>
    <w:p w14:paraId="0634B6B3" w14:textId="77777777" w:rsidR="00421701" w:rsidRDefault="00000000">
      <w:r>
        <w:t>│   ├── DevelopmentAccess_last_150epochs.pt</w:t>
      </w:r>
    </w:p>
    <w:p w14:paraId="2F51A6C1" w14:textId="77777777" w:rsidR="00421701" w:rsidRDefault="00000000">
      <w:r>
        <w:t>│   ├── LTA_Dill_4_Best.pt</w:t>
      </w:r>
    </w:p>
    <w:p w14:paraId="6A76F6A7" w14:textId="77777777" w:rsidR="00421701" w:rsidRDefault="00000000">
      <w:r>
        <w:t>│   └── RoadClassification_best.pt</w:t>
      </w:r>
    </w:p>
    <w:p w14:paraId="70E15BE0" w14:textId="77777777" w:rsidR="00421701" w:rsidRDefault="00000000">
      <w:r>
        <w:t>└── shapefiles/</w:t>
      </w:r>
    </w:p>
    <w:p w14:paraId="108EA035" w14:textId="77777777" w:rsidR="00421701" w:rsidRDefault="00000000">
      <w:r>
        <w:t>└── &lt;GIS layer files&gt;</w:t>
      </w:r>
    </w:p>
    <w:p w14:paraId="4AA4C03C" w14:textId="77777777" w:rsidR="00421701" w:rsidRDefault="00000000">
      <w:r>
        <w:t>```</w:t>
      </w:r>
    </w:p>
    <w:p w14:paraId="2D6F935E" w14:textId="77777777" w:rsidR="00421701" w:rsidRDefault="00000000">
      <w:pPr>
        <w:pStyle w:val="Heading3"/>
      </w:pPr>
      <w:r>
        <w:t>Optional but recommended: build `road_reference.csv`</w:t>
      </w:r>
    </w:p>
    <w:p w14:paraId="2C754143" w14:textId="77777777" w:rsidR="00421701" w:rsidRDefault="00000000">
      <w:r>
        <w:t>After you have populated `in/`, generate the road-reference CSV used by the polygon road-selection tool:</w:t>
      </w:r>
    </w:p>
    <w:p w14:paraId="29555F17" w14:textId="77777777" w:rsidR="00421701" w:rsidRDefault="00000000">
      <w:r>
        <w:t>```bash</w:t>
      </w:r>
    </w:p>
    <w:p w14:paraId="4B2DAE3A" w14:textId="77777777" w:rsidR="00421701" w:rsidRDefault="00000000">
      <w:r>
        <w:t>cd backend</w:t>
      </w:r>
    </w:p>
    <w:p w14:paraId="3281BBBE" w14:textId="77777777" w:rsidR="00421701" w:rsidRDefault="00000000">
      <w:r>
        <w:t>python generate_road_reference.py</w:t>
      </w:r>
    </w:p>
    <w:p w14:paraId="360C253E" w14:textId="77777777" w:rsidR="00421701" w:rsidRDefault="00000000">
      <w:r>
        <w:t>cd ..</w:t>
      </w:r>
    </w:p>
    <w:p w14:paraId="0AFD7E5D" w14:textId="77777777" w:rsidR="00421701" w:rsidRDefault="00000000">
      <w:r>
        <w:t>```</w:t>
      </w:r>
    </w:p>
    <w:p w14:paraId="39E56A29" w14:textId="77777777" w:rsidR="00421701" w:rsidRDefault="00000000">
      <w:r>
        <w:t>This writes `backend/shapefiles/road_reference.csv`. The map-based road selector can still work without it, but the CSV improves matching between the selection polygon and locally available road folders.</w:t>
      </w:r>
    </w:p>
    <w:p w14:paraId="31267F76" w14:textId="77777777" w:rsidR="00421701" w:rsidRDefault="00000000">
      <w:pPr>
        <w:pStyle w:val="Heading2"/>
      </w:pPr>
      <w:r>
        <w:t>Step 3 - Start PSAT with Docker</w:t>
      </w:r>
    </w:p>
    <w:p w14:paraId="2CF4A02B" w14:textId="77777777" w:rsidR="00421701" w:rsidRDefault="00000000">
      <w:r>
        <w:t>From the repository root:</w:t>
      </w:r>
    </w:p>
    <w:p w14:paraId="3FB16458" w14:textId="77777777" w:rsidR="00421701" w:rsidRDefault="00000000">
      <w:r>
        <w:t>```bash</w:t>
      </w:r>
    </w:p>
    <w:p w14:paraId="13634BD4" w14:textId="77777777" w:rsidR="00421701" w:rsidRDefault="00000000">
      <w:r>
        <w:t>docker compose up --build</w:t>
      </w:r>
    </w:p>
    <w:p w14:paraId="6360BEE8" w14:textId="77777777" w:rsidR="00421701" w:rsidRDefault="00000000">
      <w:r>
        <w:t>```</w:t>
      </w:r>
    </w:p>
    <w:p w14:paraId="1188C1A5" w14:textId="77777777" w:rsidR="00421701" w:rsidRDefault="00000000">
      <w:r>
        <w:t>Once the stack is healthy:</w:t>
      </w:r>
    </w:p>
    <w:p w14:paraId="467997FB" w14:textId="77777777" w:rsidR="00421701" w:rsidRDefault="00000000">
      <w:pPr>
        <w:pStyle w:val="ListBullet"/>
      </w:pPr>
      <w:r>
        <w:t>**Frontend:** http://localhost</w:t>
      </w:r>
    </w:p>
    <w:p w14:paraId="41C84523" w14:textId="77777777" w:rsidR="00421701" w:rsidRDefault="00000000">
      <w:pPr>
        <w:pStyle w:val="ListBullet"/>
      </w:pPr>
      <w:r>
        <w:t>**Backend API:** http://localhost:8000/api</w:t>
      </w:r>
    </w:p>
    <w:p w14:paraId="3B111819" w14:textId="77777777" w:rsidR="00421701" w:rsidRDefault="00000000">
      <w:r>
        <w:t>Quick liveness check:</w:t>
      </w:r>
    </w:p>
    <w:p w14:paraId="19D63C65" w14:textId="77777777" w:rsidR="00421701" w:rsidRDefault="00000000">
      <w:r>
        <w:t>```bash</w:t>
      </w:r>
    </w:p>
    <w:p w14:paraId="4AD7A2D7" w14:textId="77777777" w:rsidR="00421701" w:rsidRDefault="00000000">
      <w:r>
        <w:t>curl http://localhost:8000/api/ping</w:t>
      </w:r>
    </w:p>
    <w:p w14:paraId="4D8EFC21" w14:textId="77777777" w:rsidR="00421701" w:rsidRDefault="00000000">
      <w:r>
        <w:t>```</w:t>
      </w:r>
    </w:p>
    <w:p w14:paraId="016B58A8" w14:textId="77777777" w:rsidR="00421701" w:rsidRDefault="00000000">
      <w:r>
        <w:t>Expected response:</w:t>
      </w:r>
    </w:p>
    <w:p w14:paraId="0E34D045" w14:textId="77777777" w:rsidR="00421701" w:rsidRDefault="00000000">
      <w:r>
        <w:t>```json</w:t>
      </w:r>
    </w:p>
    <w:p w14:paraId="1B269321" w14:textId="77777777" w:rsidR="00421701" w:rsidRDefault="00000000">
      <w:r>
        <w:t>{"status":"ok"}</w:t>
      </w:r>
    </w:p>
    <w:p w14:paraId="31E71079" w14:textId="77777777" w:rsidR="00421701" w:rsidRDefault="00000000">
      <w:r>
        <w:t>```</w:t>
      </w:r>
    </w:p>
    <w:p w14:paraId="086FCBFD" w14:textId="77777777" w:rsidR="00421701" w:rsidRDefault="00000000">
      <w:r>
        <w:t>To stop the stack:</w:t>
      </w:r>
    </w:p>
    <w:p w14:paraId="43F15275" w14:textId="77777777" w:rsidR="00421701" w:rsidRDefault="00000000">
      <w:r>
        <w:t>```bash</w:t>
      </w:r>
    </w:p>
    <w:p w14:paraId="1BF534C6" w14:textId="77777777" w:rsidR="00421701" w:rsidRDefault="00000000">
      <w:r>
        <w:t>docker compose down</w:t>
      </w:r>
    </w:p>
    <w:p w14:paraId="28F65F0E" w14:textId="77777777" w:rsidR="00421701" w:rsidRDefault="00000000">
      <w:r>
        <w:t>```</w:t>
      </w:r>
    </w:p>
    <w:p w14:paraId="0EA96EBC" w14:textId="77777777" w:rsidR="00421701" w:rsidRDefault="00000000">
      <w:pPr>
        <w:pStyle w:val="Heading2"/>
      </w:pPr>
      <w:r>
        <w:t>First-run checklist inside the app</w:t>
      </w:r>
    </w:p>
    <w:p w14:paraId="1509E330" w14:textId="77777777" w:rsidR="00421701" w:rsidRDefault="00000000">
      <w:r>
        <w:t>After the stack is up:</w:t>
      </w:r>
    </w:p>
    <w:p w14:paraId="375D6774" w14:textId="77777777" w:rsidR="00421701" w:rsidRDefault="00000000">
      <w:pPr>
        <w:pStyle w:val="ListNumber"/>
      </w:pPr>
      <w:r>
        <w:t>Open the Projects page.</w:t>
      </w:r>
    </w:p>
    <w:p w14:paraId="15569DC4" w14:textId="77777777" w:rsidR="00421701" w:rsidRDefault="00000000">
      <w:pPr>
        <w:pStyle w:val="ListNumber"/>
      </w:pPr>
      <w:r>
        <w:t>Use **Create Project**.</w:t>
      </w:r>
    </w:p>
    <w:p w14:paraId="36EF2CC3" w14:textId="77777777" w:rsidR="00421701" w:rsidRDefault="00000000">
      <w:pPr>
        <w:pStyle w:val="ListNumber"/>
      </w:pPr>
      <w:r>
        <w:t>Choose either a single source folder or draw/select a polygon on the map.</w:t>
      </w:r>
    </w:p>
    <w:p w14:paraId="10951666" w14:textId="77777777" w:rsidR="00421701" w:rsidRDefault="00000000">
      <w:pPr>
        <w:pStyle w:val="ListNumber"/>
      </w:pPr>
      <w:r>
        <w:t>If using polygon selection, verify the selected roads are marked as available.</w:t>
      </w:r>
    </w:p>
    <w:p w14:paraId="42890D90" w14:textId="77777777" w:rsidR="00421701" w:rsidRDefault="00000000">
      <w:pPr>
        <w:pStyle w:val="ListNumber"/>
      </w:pPr>
      <w:r>
        <w:t>Create the project and confirm the app navigates to the coding page.</w:t>
      </w:r>
    </w:p>
    <w:p w14:paraId="1EDA243B" w14:textId="77777777" w:rsidR="00421701" w:rsidRDefault="00000000">
      <w:pPr>
        <w:pStyle w:val="Heading2"/>
      </w:pPr>
      <w:r>
        <w:t>Persistence</w:t>
      </w:r>
    </w:p>
    <w:p w14:paraId="31ACB9E2" w14:textId="77777777" w:rsidR="00421701" w:rsidRDefault="00000000">
      <w:r>
        <w:t>These bind mounts preserve local state:</w:t>
      </w:r>
    </w:p>
    <w:p w14:paraId="4A63F3C2" w14:textId="77777777" w:rsidR="00421701" w:rsidRDefault="00000000">
      <w:r>
        <w:t>| Host path | Container path | Contents |</w:t>
      </w:r>
    </w:p>
    <w:p w14:paraId="778B3F73" w14:textId="77777777" w:rsidR="00421701" w:rsidRDefault="00000000">
      <w:r>
        <w:t>|---|---|---|</w:t>
      </w:r>
    </w:p>
    <w:p w14:paraId="340E2726" w14:textId="77777777" w:rsidR="00421701" w:rsidRDefault="00000000">
      <w:r>
        <w:t>| `./data/` | `/app/data` | Project metadata, geodata, snapshots, treatments, baselines |</w:t>
      </w:r>
    </w:p>
    <w:p w14:paraId="1E00A6C3" w14:textId="77777777" w:rsidR="00421701" w:rsidRDefault="00000000">
      <w:r>
        <w:t>| `./in/` | `/app/in` | Source image folders |</w:t>
      </w:r>
    </w:p>
    <w:p w14:paraId="1A0A4508" w14:textId="77777777" w:rsidR="00421701" w:rsidRDefault="00000000">
      <w:r>
        <w:t>Do not delete or move these directories while containers are running.</w:t>
      </w:r>
    </w:p>
    <w:p w14:paraId="1707149B" w14:textId="77777777" w:rsidR="00421701" w:rsidRDefault="00000000">
      <w:pPr>
        <w:pStyle w:val="Heading2"/>
      </w:pPr>
      <w:r>
        <w:t>Ports</w:t>
      </w:r>
    </w:p>
    <w:p w14:paraId="05AE49D7" w14:textId="77777777" w:rsidR="00421701" w:rsidRDefault="00000000">
      <w:r>
        <w:t>| Service | Host port | Container port |</w:t>
      </w:r>
    </w:p>
    <w:p w14:paraId="0A53742E" w14:textId="77777777" w:rsidR="00421701" w:rsidRDefault="00000000">
      <w:r>
        <w:t>|---|---|---|</w:t>
      </w:r>
    </w:p>
    <w:p w14:paraId="3E9CCF98" w14:textId="77777777" w:rsidR="00421701" w:rsidRDefault="00000000">
      <w:r>
        <w:t>| Frontend | 80 | 80 |</w:t>
      </w:r>
    </w:p>
    <w:p w14:paraId="20D4CD9E" w14:textId="77777777" w:rsidR="00421701" w:rsidRDefault="00000000">
      <w:r>
        <w:t>| Backend | 8000 | 8000 |</w:t>
      </w:r>
    </w:p>
    <w:p w14:paraId="1EE0E03F" w14:textId="77777777" w:rsidR="00421701" w:rsidRDefault="00000000">
      <w:r>
        <w:t>If either port is already in use, change the mapping in `docker-compose.yml` or stop the conflicting service.</w:t>
      </w:r>
    </w:p>
    <w:p w14:paraId="34078D0E" w14:textId="77777777" w:rsidR="00421701" w:rsidRDefault="00000000">
      <w:pPr>
        <w:pStyle w:val="Heading2"/>
      </w:pPr>
      <w:r>
        <w:t>Updating the stack</w:t>
      </w:r>
    </w:p>
    <w:p w14:paraId="20BB2675" w14:textId="77777777" w:rsidR="00421701" w:rsidRDefault="00000000">
      <w:r>
        <w:t>```bash</w:t>
      </w:r>
    </w:p>
    <w:p w14:paraId="46BF1E36" w14:textId="77777777" w:rsidR="00421701" w:rsidRDefault="00000000">
      <w:r>
        <w:t>git pull</w:t>
      </w:r>
    </w:p>
    <w:p w14:paraId="2CF6D0F0" w14:textId="77777777" w:rsidR="00421701" w:rsidRDefault="00000000">
      <w:r>
        <w:t>docker compose up --build</w:t>
      </w:r>
    </w:p>
    <w:p w14:paraId="13BA606E" w14:textId="77777777" w:rsidR="00421701" w:rsidRDefault="00000000">
      <w:r>
        <w:t>```</w:t>
      </w:r>
    </w:p>
    <w:p w14:paraId="70121C3F" w14:textId="77777777" w:rsidR="00421701" w:rsidRDefault="00000000">
      <w:r>
        <w:t>Rebuilds do not erase `data/` or `in/`.</w:t>
      </w:r>
    </w:p>
    <w:p w14:paraId="01D29740" w14:textId="77777777" w:rsidR="00421701" w:rsidRDefault="00000000">
      <w:pPr>
        <w:pStyle w:val="Heading2"/>
      </w:pPr>
      <w:r>
        <w:t>Running without Docker</w:t>
      </w:r>
    </w:p>
    <w:p w14:paraId="07011732" w14:textId="77777777" w:rsidR="00421701" w:rsidRDefault="00000000">
      <w:r>
        <w:t>This mode is useful for faster frontend/backend iteration during development.</w:t>
      </w:r>
    </w:p>
    <w:p w14:paraId="4FE37B55" w14:textId="77777777" w:rsidR="00421701" w:rsidRDefault="00000000">
      <w:pPr>
        <w:pStyle w:val="Heading3"/>
      </w:pPr>
      <w:r>
        <w:t>Requirements</w:t>
      </w:r>
    </w:p>
    <w:p w14:paraId="64FF561E" w14:textId="77777777" w:rsidR="00421701" w:rsidRDefault="00000000">
      <w:pPr>
        <w:pStyle w:val="ListBullet"/>
      </w:pPr>
      <w:r>
        <w:t>Python 3.11</w:t>
      </w:r>
    </w:p>
    <w:p w14:paraId="32979D2F" w14:textId="77777777" w:rsidR="00421701" w:rsidRDefault="00000000">
      <w:pPr>
        <w:pStyle w:val="ListBullet"/>
      </w:pPr>
      <w:r>
        <w:t>Node.js 20</w:t>
      </w:r>
    </w:p>
    <w:p w14:paraId="7D75D735" w14:textId="77777777" w:rsidR="00421701" w:rsidRDefault="00000000">
      <w:pPr>
        <w:pStyle w:val="Heading3"/>
      </w:pPr>
      <w:r>
        <w:t>Backend</w:t>
      </w:r>
    </w:p>
    <w:p w14:paraId="2CCE02DE" w14:textId="77777777" w:rsidR="00421701" w:rsidRDefault="00000000">
      <w:r>
        <w:t>```bash</w:t>
      </w:r>
    </w:p>
    <w:p w14:paraId="7650C6CD" w14:textId="77777777" w:rsidR="00421701" w:rsidRDefault="00000000">
      <w:r>
        <w:t>cd backend</w:t>
      </w:r>
    </w:p>
    <w:p w14:paraId="13E7A39B" w14:textId="77777777" w:rsidR="00421701" w:rsidRDefault="00000000">
      <w:r>
        <w:t>pip install -r requirements.txt</w:t>
      </w:r>
    </w:p>
    <w:p w14:paraId="387C31F9" w14:textId="77777777" w:rsidR="00421701" w:rsidRDefault="00000000">
      <w:r>
        <w:t>python app.py</w:t>
      </w:r>
    </w:p>
    <w:p w14:paraId="0F95EDEF" w14:textId="77777777" w:rsidR="00421701" w:rsidRDefault="00000000">
      <w:r>
        <w:t>```</w:t>
      </w:r>
    </w:p>
    <w:p w14:paraId="05D5A073" w14:textId="77777777" w:rsidR="00421701" w:rsidRDefault="00000000">
      <w:pPr>
        <w:pStyle w:val="Heading3"/>
      </w:pPr>
      <w:r>
        <w:t>Frontend</w:t>
      </w:r>
    </w:p>
    <w:p w14:paraId="6F791F36" w14:textId="77777777" w:rsidR="00421701" w:rsidRDefault="00000000">
      <w:r>
        <w:t>In a separate terminal:</w:t>
      </w:r>
    </w:p>
    <w:p w14:paraId="14AF46BE" w14:textId="77777777" w:rsidR="00421701" w:rsidRDefault="00000000">
      <w:r>
        <w:t>```bash</w:t>
      </w:r>
    </w:p>
    <w:p w14:paraId="23399EB2" w14:textId="77777777" w:rsidR="00421701" w:rsidRDefault="00000000">
      <w:r>
        <w:t>cd frontend</w:t>
      </w:r>
    </w:p>
    <w:p w14:paraId="7489EAED" w14:textId="77777777" w:rsidR="00421701" w:rsidRDefault="00000000">
      <w:r>
        <w:t>npm install</w:t>
      </w:r>
    </w:p>
    <w:p w14:paraId="6A068540" w14:textId="77777777" w:rsidR="00421701" w:rsidRDefault="00000000">
      <w:r>
        <w:t>npm run dev</w:t>
      </w:r>
    </w:p>
    <w:p w14:paraId="1732CB88" w14:textId="77777777" w:rsidR="00421701" w:rsidRDefault="00000000">
      <w:r>
        <w:t>```</w:t>
      </w:r>
    </w:p>
    <w:p w14:paraId="12B6EDBC" w14:textId="77777777" w:rsidR="00421701" w:rsidRDefault="00000000">
      <w:r>
        <w:t>The Vite dev server proxies `/api/*` to `http://localhost:8000`.</w:t>
      </w:r>
    </w:p>
    <w:p w14:paraId="0ECB0A29" w14:textId="77777777" w:rsidR="00421701" w:rsidRDefault="00000000">
      <w:r>
        <w:t>&gt; `pywin32` is Windows-only. If you are running on another platform for development, you may need to skip that dependency.</w:t>
      </w:r>
    </w:p>
    <w:p w14:paraId="1E51779A" w14:textId="77777777" w:rsidR="00421701" w:rsidRDefault="00000000">
      <w:r>
        <w:br w:type="page"/>
      </w:r>
    </w:p>
    <w:p w14:paraId="366604F8" w14:textId="77777777" w:rsidR="00421701" w:rsidRDefault="00000000">
      <w:pPr>
        <w:pStyle w:val="Heading1"/>
      </w:pPr>
      <w:r>
        <w:t>Architecture Overview</w:t>
      </w:r>
    </w:p>
    <w:p w14:paraId="02D97683" w14:textId="77777777" w:rsidR="00421701" w:rsidRDefault="00000000">
      <w:r>
        <w:t xml:space="preserve">PSAT is a two-container application orchestrated by Docker Compose. The frontend is a React SPA served by nginx, and the backend is a Flask API that owns project storage, GIS lookups, CV inference, scoring, and treatment logic. There is </w:t>
      </w:r>
      <w:r>
        <w:rPr>
          <w:b/>
        </w:rPr>
        <w:t>no database</w:t>
      </w:r>
      <w:r>
        <w:t>; the file system under `data/`, `in/`, and `backend/shapefiles/` is the source of truth.</w:t>
      </w:r>
    </w:p>
    <w:p w14:paraId="6BA43FF3" w14:textId="77777777" w:rsidR="00421701" w:rsidRDefault="00000000">
      <w:pPr>
        <w:pStyle w:val="Heading2"/>
      </w:pPr>
      <w:commentRangeStart w:id="13"/>
      <w:r>
        <w:t>System diagram</w:t>
      </w:r>
      <w:commentRangeEnd w:id="13"/>
      <w:r w:rsidR="00310275">
        <w:rPr>
          <w:rStyle w:val="CommentReference"/>
          <w:sz w:val="26"/>
          <w:szCs w:val="26"/>
        </w:rPr>
        <w:commentReference w:id="13"/>
      </w:r>
    </w:p>
    <w:p w14:paraId="17364E9C" w14:textId="77777777" w:rsidR="00421701" w:rsidRDefault="00000000">
      <w:r>
        <w:t>```text</w:t>
      </w:r>
    </w:p>
    <w:p w14:paraId="19726E7F" w14:textId="77777777" w:rsidR="00421701" w:rsidRDefault="00000000">
      <w:r>
        <w:t>Browser</w:t>
      </w:r>
    </w:p>
    <w:p w14:paraId="5605BDF9" w14:textId="77777777" w:rsidR="00421701" w:rsidRDefault="00000000">
      <w:r>
        <w:t>|</w:t>
      </w:r>
    </w:p>
    <w:p w14:paraId="3555F05F" w14:textId="77777777" w:rsidR="00421701" w:rsidRDefault="00000000">
      <w:r>
        <w:t>| HTTP :80</w:t>
      </w:r>
    </w:p>
    <w:p w14:paraId="3CF32A1A" w14:textId="77777777" w:rsidR="00421701" w:rsidRDefault="00000000">
      <w:r>
        <w:t>v</w:t>
      </w:r>
    </w:p>
    <w:p w14:paraId="57A30D1F" w14:textId="77777777" w:rsidR="00421701" w:rsidRDefault="00000000">
      <w:r>
        <w:t>+-----------------------+</w:t>
      </w:r>
    </w:p>
    <w:p w14:paraId="253B4AC3" w14:textId="77777777" w:rsidR="00421701" w:rsidRDefault="00000000">
      <w:r>
        <w:t>| nginx / Vite frontend |</w:t>
      </w:r>
    </w:p>
    <w:p w14:paraId="6EAFCEEA" w14:textId="77777777" w:rsidR="00421701" w:rsidRDefault="00000000">
      <w:r>
        <w:t>| - serves SPA          |</w:t>
      </w:r>
    </w:p>
    <w:p w14:paraId="69A1CA10" w14:textId="77777777" w:rsidR="00421701" w:rsidRDefault="00000000">
      <w:r>
        <w:t>| - serves help docs    |</w:t>
      </w:r>
    </w:p>
    <w:p w14:paraId="7ED1A6BE" w14:textId="77777777" w:rsidR="00421701" w:rsidRDefault="00000000">
      <w:r>
        <w:t>| - proxies /api/*      |</w:t>
      </w:r>
    </w:p>
    <w:p w14:paraId="4BF6CC8C" w14:textId="77777777" w:rsidR="00421701" w:rsidRDefault="00000000">
      <w:r>
        <w:t>+-----------+-----------+</w:t>
      </w:r>
    </w:p>
    <w:p w14:paraId="5611E4B5" w14:textId="77777777" w:rsidR="00421701" w:rsidRDefault="00000000">
      <w:r>
        <w:t>|</w:t>
      </w:r>
    </w:p>
    <w:p w14:paraId="077FE965" w14:textId="77777777" w:rsidR="00421701" w:rsidRDefault="00000000">
      <w:r>
        <w:t>| HTTP :8000</w:t>
      </w:r>
    </w:p>
    <w:p w14:paraId="512981E9" w14:textId="77777777" w:rsidR="00421701" w:rsidRDefault="00000000">
      <w:r>
        <w:t>v</w:t>
      </w:r>
    </w:p>
    <w:p w14:paraId="4069A6A7" w14:textId="77777777" w:rsidR="00421701" w:rsidRDefault="00000000">
      <w:r>
        <w:t>+-----------------------+</w:t>
      </w:r>
    </w:p>
    <w:p w14:paraId="302B3ACC" w14:textId="77777777" w:rsidR="00421701" w:rsidRDefault="00000000">
      <w:r>
        <w:t>| Flask backend         |</w:t>
      </w:r>
    </w:p>
    <w:p w14:paraId="057B6DB1" w14:textId="77777777" w:rsidR="00421701" w:rsidRDefault="00000000">
      <w:r>
        <w:t>| - projects API        |</w:t>
      </w:r>
    </w:p>
    <w:p w14:paraId="6B2BE103" w14:textId="77777777" w:rsidR="00421701" w:rsidRDefault="00000000">
      <w:r>
        <w:t>| - shapefiles API      |</w:t>
      </w:r>
    </w:p>
    <w:p w14:paraId="0D641565" w14:textId="77777777" w:rsidR="00421701" w:rsidRDefault="00000000">
      <w:r>
        <w:t>| - CV + GIS logic      |</w:t>
      </w:r>
    </w:p>
    <w:p w14:paraId="53958D58" w14:textId="77777777" w:rsidR="00421701" w:rsidRDefault="00000000">
      <w:r>
        <w:t>| - scoring + treatments|</w:t>
      </w:r>
    </w:p>
    <w:p w14:paraId="2B5C5804" w14:textId="77777777" w:rsidR="00421701" w:rsidRDefault="00000000">
      <w:r>
        <w:t>+-----+-----------+-----+</w:t>
      </w:r>
    </w:p>
    <w:p w14:paraId="10A94C46" w14:textId="77777777" w:rsidR="00421701" w:rsidRDefault="00000000">
      <w:r>
        <w:t>|           |      |</w:t>
      </w:r>
    </w:p>
    <w:p w14:paraId="49DFE375" w14:textId="77777777" w:rsidR="00421701" w:rsidRDefault="00000000">
      <w:r>
        <w:t>v           v      v</w:t>
      </w:r>
    </w:p>
    <w:p w14:paraId="2D25EB07" w14:textId="77777777" w:rsidR="00421701" w:rsidRDefault="00000000">
      <w:r>
        <w:t>./data/      ./in/  backend/shapefiles/</w:t>
      </w:r>
    </w:p>
    <w:p w14:paraId="22B6381F" w14:textId="77777777" w:rsidR="00421701" w:rsidRDefault="00000000">
      <w:r>
        <w:t>```</w:t>
      </w:r>
    </w:p>
    <w:p w14:paraId="4393C92A" w14:textId="77777777" w:rsidR="00421701" w:rsidRDefault="00000000">
      <w:r>
        <w:t>Docker bind-mounts `./data/` and `./in/`, so project data and source image folders survive rebuilds and restarts.</w:t>
      </w:r>
    </w:p>
    <w:p w14:paraId="17992A2D" w14:textId="77777777" w:rsidR="00421701" w:rsidRDefault="00000000">
      <w:pPr>
        <w:pStyle w:val="Heading2"/>
      </w:pPr>
      <w:r>
        <w:t>High-level flow</w:t>
      </w:r>
    </w:p>
    <w:p w14:paraId="69F3B29F" w14:textId="77777777" w:rsidR="00421701" w:rsidRDefault="00000000">
      <w:pPr>
        <w:pStyle w:val="ListNumber"/>
      </w:pPr>
      <w:r>
        <w:t>The user creates or selects a project in the frontend.</w:t>
      </w:r>
    </w:p>
    <w:p w14:paraId="45187965" w14:textId="77777777" w:rsidR="00421701" w:rsidRDefault="00000000">
      <w:pPr>
        <w:pStyle w:val="ListNumber"/>
      </w:pPr>
      <w:r>
        <w:t>The frontend calls `/api/projects/*` and `/api/shapefiles/*` as needed.</w:t>
      </w:r>
    </w:p>
    <w:p w14:paraId="56F5E64A" w14:textId="77777777" w:rsidR="00421701" w:rsidRDefault="00000000">
      <w:pPr>
        <w:pStyle w:val="ListNumber"/>
      </w:pPr>
      <w:r>
        <w:t>The backend loads project metadata, geodata, snapshot CSVs, shapefiles, and models lazily.</w:t>
      </w:r>
    </w:p>
    <w:p w14:paraId="3290937A" w14:textId="77777777" w:rsidR="00421701" w:rsidRDefault="00000000">
      <w:pPr>
        <w:pStyle w:val="ListNumber"/>
      </w:pPr>
      <w:r>
        <w:t>Coding, analysis, and treatment flows mutate the latest snapshot and persist derived artifacts such as scores, baselines, and autocode metadata.</w:t>
      </w:r>
    </w:p>
    <w:p w14:paraId="6F768D0E" w14:textId="77777777" w:rsidR="00421701" w:rsidRDefault="00000000">
      <w:pPr>
        <w:pStyle w:val="ListNumber"/>
      </w:pPr>
      <w:r>
        <w:t>The frontend rehydrates the updated data through normal REST reads.</w:t>
      </w:r>
    </w:p>
    <w:p w14:paraId="320E34D8" w14:textId="77777777" w:rsidR="00421701" w:rsidRDefault="00000000">
      <w:pPr>
        <w:pStyle w:val="Heading2"/>
      </w:pPr>
      <w:r>
        <w:t>Backend structure</w:t>
      </w:r>
    </w:p>
    <w:p w14:paraId="660E0587" w14:textId="77777777" w:rsidR="00421701" w:rsidRDefault="00000000">
      <w:r>
        <w:t>```text</w:t>
      </w:r>
    </w:p>
    <w:p w14:paraId="42F6FBB0" w14:textId="77777777" w:rsidR="00421701" w:rsidRDefault="00000000">
      <w:r>
        <w:t>backend/</w:t>
      </w:r>
    </w:p>
    <w:p w14:paraId="18225B24" w14:textId="77777777" w:rsidR="00421701" w:rsidRDefault="00000000">
      <w:r>
        <w:t>├── app.py</w:t>
      </w:r>
    </w:p>
    <w:p w14:paraId="790F4380" w14:textId="77777777" w:rsidR="00421701" w:rsidRDefault="00000000">
      <w:r>
        <w:t>├── app/</w:t>
      </w:r>
    </w:p>
    <w:p w14:paraId="599D7405" w14:textId="77777777" w:rsidR="00421701" w:rsidRDefault="00000000">
      <w:r>
        <w:t>│   ├── __init__.py</w:t>
      </w:r>
    </w:p>
    <w:p w14:paraId="0878BAA9" w14:textId="77777777" w:rsidR="00421701" w:rsidRDefault="00000000">
      <w:r>
        <w:t>│   ├── api/</w:t>
      </w:r>
    </w:p>
    <w:p w14:paraId="1A9DACE1" w14:textId="77777777" w:rsidR="00421701" w:rsidRDefault="00000000">
      <w:r>
        <w:t>│   │   ├── health.py               # /api/ping, /api/health</w:t>
      </w:r>
    </w:p>
    <w:p w14:paraId="2DFDF228" w14:textId="77777777" w:rsidR="00421701" w:rsidRDefault="00000000">
      <w:r>
        <w:t>│   │   ├── gis_layers/routes.py    # /api/shapefiles/*</w:t>
      </w:r>
    </w:p>
    <w:p w14:paraId="023FA7C6" w14:textId="77777777" w:rsidR="00421701" w:rsidRDefault="00000000">
      <w:r>
        <w:t>│   │   └── projects/routes.py      # /api/projects/*</w:t>
      </w:r>
    </w:p>
    <w:p w14:paraId="5F141618" w14:textId="77777777" w:rsidR="00421701" w:rsidRDefault="00000000">
      <w:r>
        <w:t>│   ├── services/</w:t>
      </w:r>
    </w:p>
    <w:p w14:paraId="20A07548" w14:textId="77777777" w:rsidR="00421701" w:rsidRDefault="00000000">
      <w:r>
        <w:t>│   │   ├── project_manager.py</w:t>
      </w:r>
    </w:p>
    <w:p w14:paraId="46C01E7A" w14:textId="77777777" w:rsidR="00421701" w:rsidRDefault="00000000">
      <w:r>
        <w:t>│   │   ├── serializer.py</w:t>
      </w:r>
    </w:p>
    <w:p w14:paraId="535E078F" w14:textId="77777777" w:rsidR="00421701" w:rsidRDefault="00000000">
      <w:r>
        <w:t>│   │   ├── prediction.py</w:t>
      </w:r>
    </w:p>
    <w:p w14:paraId="5954DF9A" w14:textId="77777777" w:rsidR="00421701" w:rsidRDefault="00000000">
      <w:r>
        <w:t>│   │   ├── cyclerap_scoring.py</w:t>
      </w:r>
    </w:p>
    <w:p w14:paraId="2812EAF1" w14:textId="77777777" w:rsidR="00421701" w:rsidRDefault="00000000">
      <w:r>
        <w:t>│   │   ├── cycleRAP_VA.py</w:t>
      </w:r>
    </w:p>
    <w:p w14:paraId="78CBEAC7" w14:textId="77777777" w:rsidR="00421701" w:rsidRDefault="00000000">
      <w:r>
        <w:t>│   │   ├── gis_mapping.py</w:t>
      </w:r>
    </w:p>
    <w:p w14:paraId="41FABC38" w14:textId="77777777" w:rsidR="00421701" w:rsidRDefault="00000000">
      <w:r>
        <w:t>│   │   └── global_var.py</w:t>
      </w:r>
    </w:p>
    <w:p w14:paraId="4B1387C9" w14:textId="77777777" w:rsidR="00421701" w:rsidRDefault="00000000">
      <w:r>
        <w:t>│   └── utils/</w:t>
      </w:r>
    </w:p>
    <w:p w14:paraId="474D02E2" w14:textId="77777777" w:rsidR="00421701" w:rsidRDefault="00000000">
      <w:r>
        <w:t>│       └── path_width_curvature.py</w:t>
      </w:r>
    </w:p>
    <w:p w14:paraId="70748246" w14:textId="77777777" w:rsidR="00421701" w:rsidRDefault="00000000">
      <w:r>
        <w:t>├── generate_road_reference.py</w:t>
      </w:r>
    </w:p>
    <w:p w14:paraId="40B6A008" w14:textId="77777777" w:rsidR="00421701" w:rsidRDefault="00000000">
      <w:r>
        <w:t>├── models/</w:t>
      </w:r>
    </w:p>
    <w:p w14:paraId="39261C43" w14:textId="77777777" w:rsidR="00421701" w:rsidRDefault="00000000">
      <w:r>
        <w:t>└── shapefiles/</w:t>
      </w:r>
    </w:p>
    <w:p w14:paraId="06170984" w14:textId="77777777" w:rsidR="00421701" w:rsidRDefault="00000000">
      <w:r>
        <w:t>```</w:t>
      </w:r>
    </w:p>
    <w:p w14:paraId="3CD4B1E5" w14:textId="77777777" w:rsidR="00421701" w:rsidRDefault="00000000">
      <w:pPr>
        <w:pStyle w:val="Heading3"/>
      </w:pPr>
      <w:r>
        <w:t>Registered blueprints</w:t>
      </w:r>
    </w:p>
    <w:p w14:paraId="46B966B9" w14:textId="77777777" w:rsidR="00421701" w:rsidRDefault="00000000">
      <w:pPr>
        <w:pStyle w:val="ListBullet"/>
      </w:pPr>
      <w:r>
        <w:t>`health.py` exposes the liveness checks</w:t>
      </w:r>
    </w:p>
    <w:p w14:paraId="51A69A74" w14:textId="77777777" w:rsidR="00421701" w:rsidRDefault="00000000">
      <w:pPr>
        <w:pStyle w:val="ListBullet"/>
      </w:pPr>
      <w:r>
        <w:t>`projects/routes.py` owns project lifecycle, coding, scoring, treatment, baseline, and project-discovery endpoints</w:t>
      </w:r>
    </w:p>
    <w:p w14:paraId="7F802669" w14:textId="77777777" w:rsidR="00421701" w:rsidRDefault="00000000">
      <w:pPr>
        <w:pStyle w:val="ListBullet"/>
      </w:pPr>
      <w:r>
        <w:t>`gis_layers/routes.py` exposes shapefile inventory, preview, upload, replace, and delete operations under `/api/shapefiles`</w:t>
      </w:r>
    </w:p>
    <w:p w14:paraId="724E74EA" w14:textId="77777777" w:rsidR="00421701" w:rsidRDefault="00000000">
      <w:pPr>
        <w:pStyle w:val="Heading3"/>
      </w:pPr>
      <w:r>
        <w:t>Lazy initialization</w:t>
      </w:r>
    </w:p>
    <w:p w14:paraId="46E82F11" w14:textId="77777777" w:rsidR="00421701" w:rsidRDefault="00000000">
      <w:r>
        <w:t>`get_ctx()` in `projects/routes.py` lazily initializes and caches:</w:t>
      </w:r>
    </w:p>
    <w:p w14:paraId="546274F8" w14:textId="77777777" w:rsidR="00421701" w:rsidRDefault="00000000">
      <w:pPr>
        <w:pStyle w:val="ListBullet"/>
      </w:pPr>
      <w:r>
        <w:t>`project_manager` over `data/`</w:t>
      </w:r>
    </w:p>
    <w:p w14:paraId="602E271B" w14:textId="77777777" w:rsidR="00421701" w:rsidRDefault="00000000">
      <w:pPr>
        <w:pStyle w:val="ListBullet"/>
      </w:pPr>
      <w:r>
        <w:t>serializer / attribute-mapping data</w:t>
      </w:r>
    </w:p>
    <w:p w14:paraId="659F2EEB" w14:textId="77777777" w:rsidR="00421701" w:rsidRDefault="00000000">
      <w:pPr>
        <w:pStyle w:val="ListBullet"/>
      </w:pPr>
      <w:r>
        <w:t>the legacy CycleRAP interface helpers where still needed</w:t>
      </w:r>
    </w:p>
    <w:p w14:paraId="26D7CDBB" w14:textId="77777777" w:rsidR="00421701" w:rsidRDefault="00000000">
      <w:r>
        <w:t>CV models are loaded separately by `_ensure_models_ready()`. Initialization failures are memoized so repeated requests fail fast with HTTP 503 rather than repeatedly blocking on model load.</w:t>
      </w:r>
    </w:p>
    <w:p w14:paraId="3FFC490A" w14:textId="77777777" w:rsidR="00421701" w:rsidRDefault="00000000">
      <w:pPr>
        <w:pStyle w:val="Heading3"/>
      </w:pPr>
      <w:r>
        <w:t>GIS caches and helper assets</w:t>
      </w:r>
    </w:p>
    <w:p w14:paraId="4C8AD0C2" w14:textId="77777777" w:rsidR="00421701" w:rsidRDefault="00000000">
      <w:r>
        <w:t>The backend also caches GIS layers and project-level gradient/profile lookups. One new helper asset is:</w:t>
      </w:r>
    </w:p>
    <w:p w14:paraId="0477914D" w14:textId="77777777" w:rsidR="00421701" w:rsidRDefault="00000000">
      <w:pPr>
        <w:pStyle w:val="ListBullet"/>
      </w:pPr>
      <w:r>
        <w:t>`backend/shapefiles/road_reference.csv` - sampled EXIF points per road folder, used by the polygon road-selection flow</w:t>
      </w:r>
    </w:p>
    <w:p w14:paraId="7A0DDCE2" w14:textId="77777777" w:rsidR="00421701" w:rsidRDefault="00000000">
      <w:r>
        <w:t>That CSV is optional, but when present it lets the create-project map show which intersecting roads actually have local image folders.</w:t>
      </w:r>
    </w:p>
    <w:p w14:paraId="00DFC6DD" w14:textId="77777777" w:rsidR="00421701" w:rsidRDefault="00000000">
      <w:pPr>
        <w:pStyle w:val="Heading2"/>
      </w:pPr>
      <w:r>
        <w:t>Frontend structure</w:t>
      </w:r>
    </w:p>
    <w:p w14:paraId="23DCAA09" w14:textId="77777777" w:rsidR="00421701" w:rsidRDefault="00000000">
      <w:r>
        <w:t>```text</w:t>
      </w:r>
    </w:p>
    <w:p w14:paraId="6373D304" w14:textId="77777777" w:rsidR="00421701" w:rsidRDefault="00000000">
      <w:r>
        <w:t>frontend/</w:t>
      </w:r>
    </w:p>
    <w:p w14:paraId="6D732B30" w14:textId="77777777" w:rsidR="00421701" w:rsidRDefault="00000000">
      <w:r>
        <w:t>├── public/</w:t>
      </w:r>
    </w:p>
    <w:p w14:paraId="764CB3CA" w14:textId="77777777" w:rsidR="00421701" w:rsidRDefault="00000000">
      <w:r>
        <w:t>│   ├── README.md</w:t>
      </w:r>
    </w:p>
    <w:p w14:paraId="779A4730" w14:textId="77777777" w:rsidR="00421701" w:rsidRDefault="00000000">
      <w:r>
        <w:t>│   └── docs/</w:t>
      </w:r>
    </w:p>
    <w:p w14:paraId="74A9F18C" w14:textId="77777777" w:rsidR="00421701" w:rsidRDefault="00000000">
      <w:r>
        <w:t>├── src/</w:t>
      </w:r>
    </w:p>
    <w:p w14:paraId="36A48477" w14:textId="77777777" w:rsidR="00421701" w:rsidRDefault="00000000">
      <w:r>
        <w:t>│   ├── api/index.ts</w:t>
      </w:r>
    </w:p>
    <w:p w14:paraId="607AA5C4" w14:textId="77777777" w:rsidR="00421701" w:rsidRDefault="00000000">
      <w:r>
        <w:t>│   ├── App.tsx</w:t>
      </w:r>
    </w:p>
    <w:p w14:paraId="5C36368E" w14:textId="77777777" w:rsidR="00421701" w:rsidRDefault="00000000">
      <w:r>
        <w:t>│   ├── layouts/AppLayout.tsx</w:t>
      </w:r>
    </w:p>
    <w:p w14:paraId="26D7C413" w14:textId="77777777" w:rsidR="00421701" w:rsidRDefault="00000000">
      <w:r>
        <w:t>│   ├── pages/</w:t>
      </w:r>
    </w:p>
    <w:p w14:paraId="3E89C240" w14:textId="77777777" w:rsidR="00421701" w:rsidRDefault="00000000">
      <w:r>
        <w:t>│   │   ├── CreateProjectPage/</w:t>
      </w:r>
    </w:p>
    <w:p w14:paraId="45EDF7AD" w14:textId="77777777" w:rsidR="00421701" w:rsidRDefault="00000000">
      <w:r>
        <w:t>│   │   ├── CodingPage/</w:t>
      </w:r>
    </w:p>
    <w:p w14:paraId="55438D4D" w14:textId="77777777" w:rsidR="00421701" w:rsidRDefault="00000000">
      <w:r>
        <w:t>│   │   ├── GisLayersPage/</w:t>
      </w:r>
    </w:p>
    <w:p w14:paraId="1B909A91" w14:textId="77777777" w:rsidR="00421701" w:rsidRDefault="00000000">
      <w:r>
        <w:t>│   │   ├── HelpPage/</w:t>
      </w:r>
    </w:p>
    <w:p w14:paraId="15866D1E" w14:textId="77777777" w:rsidR="00421701" w:rsidRDefault="00000000">
      <w:r>
        <w:t>│   │   ├── PathAnalysisPage/</w:t>
      </w:r>
    </w:p>
    <w:p w14:paraId="6114D377" w14:textId="77777777" w:rsidR="00421701" w:rsidRDefault="00000000">
      <w:r>
        <w:t>│   │   ├── Projects/</w:t>
      </w:r>
    </w:p>
    <w:p w14:paraId="77016594" w14:textId="77777777" w:rsidR="00421701" w:rsidRDefault="00000000">
      <w:r>
        <w:t>│   │   └── TreatmentPage/</w:t>
      </w:r>
    </w:p>
    <w:p w14:paraId="0BA2C772" w14:textId="77777777" w:rsidR="00421701" w:rsidRDefault="00000000">
      <w:r>
        <w:t>│   ├── components/</w:t>
      </w:r>
    </w:p>
    <w:p w14:paraId="7ECA0A72" w14:textId="77777777" w:rsidR="00421701" w:rsidRDefault="00000000">
      <w:r>
        <w:t>│   └── utils/projectSearch.ts</w:t>
      </w:r>
    </w:p>
    <w:p w14:paraId="27FFB3CC" w14:textId="77777777" w:rsidR="00421701" w:rsidRDefault="00000000">
      <w:r>
        <w:t>```</w:t>
      </w:r>
    </w:p>
    <w:p w14:paraId="17A160AB" w14:textId="77777777" w:rsidR="00421701" w:rsidRDefault="00000000">
      <w:r>
        <w:t>Two frontend details are easy to miss but now matter architecturally:</w:t>
      </w:r>
    </w:p>
    <w:p w14:paraId="25064582" w14:textId="77777777" w:rsidR="00421701" w:rsidRDefault="00000000">
      <w:pPr>
        <w:pStyle w:val="ListBullet"/>
      </w:pPr>
      <w:r>
        <w:t>`frontend/public/docs/` contains the markdown actually served in the Help page</w:t>
      </w:r>
    </w:p>
    <w:p w14:paraId="7CA54757" w14:textId="77777777" w:rsidR="00421701" w:rsidRDefault="00000000">
      <w:pPr>
        <w:pStyle w:val="ListBullet"/>
      </w:pPr>
      <w:r>
        <w:t>`utils/projectSearch.ts` centralizes the project-or-road fuzzy matching used across multiple pages</w:t>
      </w:r>
    </w:p>
    <w:p w14:paraId="6BAEE0DE" w14:textId="77777777" w:rsidR="00421701" w:rsidRDefault="00000000">
      <w:pPr>
        <w:pStyle w:val="Heading2"/>
      </w:pPr>
      <w:r>
        <w:t>Project storage model</w:t>
      </w:r>
    </w:p>
    <w:p w14:paraId="2EF5A60D" w14:textId="77777777" w:rsidR="00421701" w:rsidRDefault="00000000">
      <w:r>
        <w:t>Each project lives under `data/&lt;ProjectName&gt;/`.</w:t>
      </w:r>
    </w:p>
    <w:p w14:paraId="20F00EE0" w14:textId="77777777" w:rsidR="00421701" w:rsidRDefault="00000000">
      <w:r>
        <w:t>```text</w:t>
      </w:r>
    </w:p>
    <w:p w14:paraId="34776C29" w14:textId="77777777" w:rsidR="00421701" w:rsidRDefault="00000000">
      <w:r>
        <w:t>data/</w:t>
      </w:r>
    </w:p>
    <w:p w14:paraId="647D30FE" w14:textId="77777777" w:rsidR="00421701" w:rsidRDefault="00000000">
      <w:r>
        <w:t>└── ProjectName/</w:t>
      </w:r>
    </w:p>
    <w:p w14:paraId="31CD60C8" w14:textId="77777777" w:rsidR="00421701" w:rsidRDefault="00000000">
      <w:r>
        <w:t>├── project_metadata.json</w:t>
      </w:r>
    </w:p>
    <w:p w14:paraId="2F06B0B3" w14:textId="77777777" w:rsidR="00421701" w:rsidRDefault="00000000">
      <w:r>
        <w:t>├── geo_data.gpkg</w:t>
      </w:r>
    </w:p>
    <w:p w14:paraId="2EB586EA" w14:textId="77777777" w:rsidR="00421701" w:rsidRDefault="00000000">
      <w:r>
        <w:t>├── images/</w:t>
      </w:r>
    </w:p>
    <w:p w14:paraId="05058837" w14:textId="77777777" w:rsidR="00421701" w:rsidRDefault="00000000">
      <w:r>
        <w:t>├── autocode/</w:t>
      </w:r>
    </w:p>
    <w:p w14:paraId="40476B37" w14:textId="77777777" w:rsidR="00421701" w:rsidRDefault="00000000">
      <w:r>
        <w:t>│   └── ProjectName_metadata.json</w:t>
      </w:r>
    </w:p>
    <w:p w14:paraId="0EE8F087" w14:textId="77777777" w:rsidR="00421701" w:rsidRDefault="00000000">
      <w:r>
        <w:t>├── baseline/</w:t>
      </w:r>
    </w:p>
    <w:p w14:paraId="196032D4" w14:textId="77777777" w:rsidR="00421701" w:rsidRDefault="00000000">
      <w:r>
        <w:t>│   └── ProjectName_baseline.csv</w:t>
      </w:r>
    </w:p>
    <w:p w14:paraId="1A8AA2F2" w14:textId="77777777" w:rsidR="00421701" w:rsidRDefault="00000000">
      <w:r>
        <w:t>└── versions/</w:t>
      </w:r>
    </w:p>
    <w:p w14:paraId="5399CCAB" w14:textId="77777777" w:rsidR="00421701" w:rsidRDefault="00000000">
      <w:r>
        <w:t>└── YYYYMMDD/</w:t>
      </w:r>
    </w:p>
    <w:p w14:paraId="4E4DA326" w14:textId="77777777" w:rsidR="00421701" w:rsidRDefault="00000000">
      <w:r>
        <w:t>├── snapshot_metadata.csv</w:t>
      </w:r>
    </w:p>
    <w:p w14:paraId="1378B948" w14:textId="77777777" w:rsidR="00421701" w:rsidRDefault="00000000">
      <w:r>
        <w:t>├── attributes.csv</w:t>
      </w:r>
    </w:p>
    <w:p w14:paraId="1968B5C8" w14:textId="77777777" w:rsidR="00421701" w:rsidRDefault="00000000">
      <w:r>
        <w:t>├── results.csv</w:t>
      </w:r>
    </w:p>
    <w:p w14:paraId="61127D17" w14:textId="77777777" w:rsidR="00421701" w:rsidRDefault="00000000">
      <w:r>
        <w:t>└── treatment.csv</w:t>
      </w:r>
    </w:p>
    <w:p w14:paraId="1D55C77B" w14:textId="77777777" w:rsidR="00421701" w:rsidRDefault="00000000">
      <w:r>
        <w:t>```</w:t>
      </w:r>
    </w:p>
    <w:p w14:paraId="7ED27147" w14:textId="77777777" w:rsidR="00421701" w:rsidRDefault="00000000">
      <w:pPr>
        <w:pStyle w:val="Heading3"/>
      </w:pPr>
      <w:r>
        <w:t>`project_metadata.json`</w:t>
      </w:r>
    </w:p>
    <w:p w14:paraId="6A50A874" w14:textId="77777777" w:rsidR="00421701" w:rsidRDefault="00000000">
      <w:r>
        <w:t>The metadata model now carries more than name and tags. Relevant fields include:</w:t>
      </w:r>
    </w:p>
    <w:p w14:paraId="335B4721" w14:textId="77777777" w:rsidR="00421701" w:rsidRDefault="00000000">
      <w:pPr>
        <w:pStyle w:val="ListBullet"/>
      </w:pPr>
      <w:r>
        <w:t>`project_name`</w:t>
      </w:r>
    </w:p>
    <w:p w14:paraId="4FC4806C" w14:textId="77777777" w:rsidR="00421701" w:rsidRDefault="00000000">
      <w:pPr>
        <w:pStyle w:val="ListBullet"/>
      </w:pPr>
      <w:r>
        <w:t>`dataset`</w:t>
      </w:r>
    </w:p>
    <w:p w14:paraId="407F9B5B" w14:textId="77777777" w:rsidR="00421701" w:rsidRDefault="00000000">
      <w:pPr>
        <w:pStyle w:val="ListBullet"/>
      </w:pPr>
      <w:r>
        <w:t>`source_folders`</w:t>
      </w:r>
    </w:p>
    <w:p w14:paraId="7A77D004" w14:textId="77777777" w:rsidR="00421701" w:rsidRDefault="00000000">
      <w:pPr>
        <w:pStyle w:val="ListBullet"/>
      </w:pPr>
      <w:r>
        <w:t>`tags`</w:t>
      </w:r>
    </w:p>
    <w:p w14:paraId="6174211D" w14:textId="77777777" w:rsidR="00421701" w:rsidRDefault="00000000">
      <w:pPr>
        <w:pStyle w:val="ListBullet"/>
      </w:pPr>
      <w:r>
        <w:t>`path_key`</w:t>
      </w:r>
    </w:p>
    <w:p w14:paraId="3F273286" w14:textId="77777777" w:rsidR="00421701" w:rsidRDefault="00000000">
      <w:pPr>
        <w:pStyle w:val="ListBullet"/>
      </w:pPr>
      <w:r>
        <w:t>`verified`</w:t>
      </w:r>
    </w:p>
    <w:p w14:paraId="5DCA021D" w14:textId="77777777" w:rsidR="00421701" w:rsidRDefault="00000000">
      <w:pPr>
        <w:pStyle w:val="ListBullet"/>
      </w:pPr>
      <w:r>
        <w:t>`verified_segment_count`</w:t>
      </w:r>
    </w:p>
    <w:p w14:paraId="29BFFEA9" w14:textId="77777777" w:rsidR="00421701" w:rsidRDefault="00000000">
      <w:pPr>
        <w:pStyle w:val="ListBullet"/>
      </w:pPr>
      <w:r>
        <w:t>`autocoded_segment_count`</w:t>
      </w:r>
    </w:p>
    <w:p w14:paraId="459950FE" w14:textId="77777777" w:rsidR="00421701" w:rsidRDefault="00000000">
      <w:pPr>
        <w:pStyle w:val="ListBullet"/>
      </w:pPr>
      <w:r>
        <w:t>`date_created`</w:t>
      </w:r>
    </w:p>
    <w:p w14:paraId="25C4F193" w14:textId="77777777" w:rsidR="00421701" w:rsidRDefault="00000000">
      <w:pPr>
        <w:pStyle w:val="ListBullet"/>
      </w:pPr>
      <w:r>
        <w:t>`last_updated`</w:t>
      </w:r>
    </w:p>
    <w:p w14:paraId="0F744AF4" w14:textId="77777777" w:rsidR="00421701" w:rsidRDefault="00000000">
      <w:r>
        <w:t>`dataset` is a single source-folder name for legacy / single-folder projects, or `MULTI_FOLDER_SELECTION` for projects created from multiple folders. `source_folders` is the durable provenance field used by fuzzy search and by newer UI flows.</w:t>
      </w:r>
    </w:p>
    <w:p w14:paraId="7B6C2F1B" w14:textId="77777777" w:rsidR="00421701" w:rsidRDefault="00000000">
      <w:pPr>
        <w:pStyle w:val="Heading3"/>
      </w:pPr>
      <w:r>
        <w:t>Snapshot behavior</w:t>
      </w:r>
    </w:p>
    <w:p w14:paraId="00580F0E" w14:textId="77777777" w:rsidR="00421701" w:rsidRDefault="00000000">
      <w:r>
        <w:t>Version folders are date-based (`YYYYMMDD`). Multiple saves on the same day update the same dated snapshot rather than creating many sub-daily versions.</w:t>
      </w:r>
    </w:p>
    <w:p w14:paraId="4D464375" w14:textId="77777777" w:rsidR="00421701" w:rsidRDefault="00000000">
      <w:pPr>
        <w:pStyle w:val="Heading3"/>
      </w:pPr>
      <w:r>
        <w:t>Sidecar directories</w:t>
      </w:r>
    </w:p>
    <w:p w14:paraId="1B96C243" w14:textId="77777777" w:rsidR="00421701" w:rsidRDefault="00000000">
      <w:r>
        <w:t>Two newer sidecar directories support analysis workflows:</w:t>
      </w:r>
    </w:p>
    <w:p w14:paraId="01A755A4" w14:textId="77777777" w:rsidR="00421701" w:rsidRDefault="00000000">
      <w:pPr>
        <w:pStyle w:val="ListBullet"/>
      </w:pPr>
      <w:r>
        <w:t>`baseline/` stores the attribute baseline used by autocode validation comparisons</w:t>
      </w:r>
    </w:p>
    <w:p w14:paraId="0B8D2B21" w14:textId="77777777" w:rsidR="00421701" w:rsidRDefault="00000000">
      <w:pPr>
        <w:pStyle w:val="ListBullet"/>
      </w:pPr>
      <w:r>
        <w:t>`autocode/` stores changed-field and field-source metadata for the coding UI</w:t>
      </w:r>
    </w:p>
    <w:p w14:paraId="41BC4D75" w14:textId="77777777" w:rsidR="00421701" w:rsidRDefault="00000000">
      <w:pPr>
        <w:pStyle w:val="Heading2"/>
      </w:pPr>
      <w:r>
        <w:t>Project creation pipeline</w:t>
      </w:r>
    </w:p>
    <w:p w14:paraId="6FF456E2" w14:textId="77777777" w:rsidR="00421701" w:rsidRDefault="00000000">
      <w:r>
        <w:t>Project creation still starts from geotagged source images in `in/`, but it now supports both single-folder and multi-folder/polygon flows.</w:t>
      </w:r>
    </w:p>
    <w:p w14:paraId="0BB6084D" w14:textId="77777777" w:rsidR="00421701" w:rsidRDefault="00000000">
      <w:r>
        <w:t>Backend steps:</w:t>
      </w:r>
    </w:p>
    <w:p w14:paraId="61693089" w14:textId="77777777" w:rsidR="00421701" w:rsidRDefault="00000000">
      <w:pPr>
        <w:pStyle w:val="ListNumber"/>
      </w:pPr>
      <w:r>
        <w:t>enumerate one or more source folders</w:t>
      </w:r>
    </w:p>
    <w:p w14:paraId="1B77EB50" w14:textId="77777777" w:rsidR="00421701" w:rsidRDefault="00000000">
      <w:pPr>
        <w:pStyle w:val="ListNumber"/>
      </w:pPr>
      <w:r>
        <w:t>extract EXIF GPS data from images</w:t>
      </w:r>
    </w:p>
    <w:p w14:paraId="628B12FC" w14:textId="77777777" w:rsidR="00421701" w:rsidRDefault="00000000">
      <w:pPr>
        <w:pStyle w:val="ListNumber"/>
      </w:pPr>
      <w:r>
        <w:t>optionally filter nodes by a selection polygon</w:t>
      </w:r>
    </w:p>
    <w:p w14:paraId="0C642CDC" w14:textId="77777777" w:rsidR="00421701" w:rsidRDefault="00000000">
      <w:pPr>
        <w:pStyle w:val="ListNumber"/>
      </w:pPr>
      <w:r>
        <w:t>geocode and sample points at the project-creation stage</w:t>
      </w:r>
    </w:p>
    <w:p w14:paraId="7A19A931" w14:textId="77777777" w:rsidR="00421701" w:rsidRDefault="00000000">
      <w:pPr>
        <w:pStyle w:val="ListNumber"/>
      </w:pPr>
      <w:r>
        <w:t>convert sampled points to LineStrings</w:t>
      </w:r>
    </w:p>
    <w:p w14:paraId="457CC29F" w14:textId="77777777" w:rsidR="00421701" w:rsidRDefault="00000000">
      <w:pPr>
        <w:pStyle w:val="ListNumber"/>
      </w:pPr>
      <w:r>
        <w:t>copy images into the project image store</w:t>
      </w:r>
    </w:p>
    <w:p w14:paraId="5E43377C" w14:textId="77777777" w:rsidR="00421701" w:rsidRDefault="00000000">
      <w:pPr>
        <w:pStyle w:val="ListNumber"/>
      </w:pPr>
      <w:r>
        <w:t>create metadata, geodata, and the initial dated snapshot</w:t>
      </w:r>
    </w:p>
    <w:p w14:paraId="53B47533" w14:textId="77777777" w:rsidR="00421701" w:rsidRDefault="00000000">
      <w:r>
        <w:t>When multiple source folders are merged, copied image names are namespaced so duplicate filenames do not collide.</w:t>
      </w:r>
    </w:p>
    <w:p w14:paraId="4D01079C" w14:textId="77777777" w:rsidR="00421701" w:rsidRDefault="00000000">
      <w:pPr>
        <w:pStyle w:val="Heading2"/>
      </w:pPr>
      <w:r>
        <w:t>Multi-project aggregation pattern</w:t>
      </w:r>
    </w:p>
    <w:p w14:paraId="3B8DBC98" w14:textId="77777777" w:rsidR="00421701" w:rsidRDefault="00000000">
      <w:r>
        <w:t>Several frontend pages load multiple projects into one combined view. The usual pattern is:</w:t>
      </w:r>
    </w:p>
    <w:p w14:paraId="4788F3A7" w14:textId="77777777" w:rsidR="00421701" w:rsidRDefault="00000000">
      <w:pPr>
        <w:pStyle w:val="ListBullet"/>
      </w:pPr>
      <w:r>
        <w:t>concatenate attributes, results, and geodata into global arrays</w:t>
      </w:r>
    </w:p>
    <w:p w14:paraId="6BF81EBD" w14:textId="77777777" w:rsidR="00421701" w:rsidRDefault="00000000">
      <w:pPr>
        <w:pStyle w:val="ListBullet"/>
      </w:pPr>
      <w:r>
        <w:t>keep a `projectMap` of project name, start index, and count</w:t>
      </w:r>
    </w:p>
    <w:p w14:paraId="28C02708" w14:textId="77777777" w:rsidR="00421701" w:rsidRDefault="00000000">
      <w:pPr>
        <w:pStyle w:val="ListBullet"/>
      </w:pPr>
      <w:r>
        <w:t>resolve UI actions back to `{ projectName, localIndex }` when saving, deleting, or treating a row</w:t>
      </w:r>
    </w:p>
    <w:p w14:paraId="6EA626CF" w14:textId="77777777" w:rsidR="00421701" w:rsidRDefault="00000000">
      <w:r>
        <w:t>This pattern is especially important in coding, treatment, and path-analysis views.</w:t>
      </w:r>
    </w:p>
    <w:p w14:paraId="772BC948" w14:textId="77777777" w:rsidR="00421701" w:rsidRDefault="00000000">
      <w:pPr>
        <w:pStyle w:val="Heading2"/>
      </w:pPr>
      <w:r>
        <w:t>Shapefile management architecture</w:t>
      </w:r>
    </w:p>
    <w:p w14:paraId="65D5D98C" w14:textId="77777777" w:rsidR="00421701" w:rsidRDefault="00000000">
      <w:r>
        <w:t>The GIS Layers page is backed by the `gis_layers` blueprint. That blueprint:</w:t>
      </w:r>
    </w:p>
    <w:p w14:paraId="5807BC94" w14:textId="77777777" w:rsidR="00421701" w:rsidRDefault="00000000">
      <w:pPr>
        <w:pStyle w:val="ListBullet"/>
      </w:pPr>
      <w:r>
        <w:t>scans `backend/shapefiles/`</w:t>
      </w:r>
    </w:p>
    <w:p w14:paraId="3BDA691C" w14:textId="77777777" w:rsidR="00421701" w:rsidRDefault="00000000">
      <w:pPr>
        <w:pStyle w:val="ListBullet"/>
      </w:pPr>
      <w:r>
        <w:t>groups layers by category (subdirectory)</w:t>
      </w:r>
    </w:p>
    <w:p w14:paraId="44FF2DDD" w14:textId="77777777" w:rsidR="00421701" w:rsidRDefault="00000000">
      <w:pPr>
        <w:pStyle w:val="ListBullet"/>
      </w:pPr>
      <w:r>
        <w:t>can return a selected shapefile as WGS84 GeoJSON</w:t>
      </w:r>
    </w:p>
    <w:p w14:paraId="0C8F5732" w14:textId="77777777" w:rsidR="00421701" w:rsidRDefault="00000000">
      <w:pPr>
        <w:pStyle w:val="ListBullet"/>
      </w:pPr>
      <w:r>
        <w:t>validates uploaded ZIPs and replacement files</w:t>
      </w:r>
    </w:p>
    <w:p w14:paraId="7210DFD2" w14:textId="77777777" w:rsidR="00421701" w:rsidRDefault="00000000">
      <w:pPr>
        <w:pStyle w:val="ListBullet"/>
      </w:pPr>
      <w:r>
        <w:t>supports upload, preview, replace, and delete operations</w:t>
      </w:r>
    </w:p>
    <w:p w14:paraId="0C676025" w14:textId="77777777" w:rsidR="00421701" w:rsidRDefault="00000000">
      <w:r>
        <w:t>This means the same layer inventory drives both:</w:t>
      </w:r>
    </w:p>
    <w:p w14:paraId="74E031CC" w14:textId="77777777" w:rsidR="00421701" w:rsidRDefault="00000000">
      <w:pPr>
        <w:pStyle w:val="ListBullet"/>
      </w:pPr>
      <w:r>
        <w:t>the GIS Layers admin page</w:t>
      </w:r>
    </w:p>
    <w:p w14:paraId="57E34E74" w14:textId="77777777" w:rsidR="00421701" w:rsidRDefault="00000000">
      <w:pPr>
        <w:pStyle w:val="ListBullet"/>
      </w:pPr>
      <w:r>
        <w:t>the backend GIS mapping logic used during coding</w:t>
      </w:r>
    </w:p>
    <w:p w14:paraId="46458EFC" w14:textId="77777777" w:rsidR="00421701" w:rsidRDefault="00000000">
      <w:pPr>
        <w:pStyle w:val="Heading2"/>
      </w:pPr>
      <w:r>
        <w:t>Key design choices</w:t>
      </w:r>
    </w:p>
    <w:p w14:paraId="758B2107" w14:textId="77777777" w:rsidR="00421701" w:rsidRDefault="00000000">
      <w:pPr>
        <w:pStyle w:val="Heading3"/>
      </w:pPr>
      <w:r>
        <w:t>API-only frontend communication</w:t>
      </w:r>
    </w:p>
    <w:p w14:paraId="757EEE52" w14:textId="77777777" w:rsidR="00421701" w:rsidRDefault="00000000">
      <w:r>
        <w:t>The frontend never reads the filesystem directly. Every read/write goes through REST endpoints, which keeps all storage rules and migration logic on the backend.</w:t>
      </w:r>
    </w:p>
    <w:p w14:paraId="2189A578" w14:textId="77777777" w:rsidR="00421701" w:rsidRDefault="00000000">
      <w:pPr>
        <w:pStyle w:val="Heading3"/>
      </w:pPr>
      <w:r>
        <w:t>Native scoring path</w:t>
      </w:r>
    </w:p>
    <w:p w14:paraId="389DB2CD" w14:textId="77777777" w:rsidR="00421701" w:rsidRDefault="00000000">
      <w:r>
        <w:t>The current score endpoint uses `calculate_cyclerap_score_native()` instead of Excel COM. Legacy Excel helpers still exist, but native Python scoring is the main path.</w:t>
      </w:r>
    </w:p>
    <w:p w14:paraId="14E143E2" w14:textId="77777777" w:rsidR="00421701" w:rsidRDefault="00000000">
      <w:pPr>
        <w:pStyle w:val="Heading3"/>
      </w:pPr>
      <w:r>
        <w:t>CRS handling</w:t>
      </w:r>
    </w:p>
    <w:p w14:paraId="20F5EDAD" w14:textId="77777777" w:rsidR="00421701" w:rsidRDefault="00000000">
      <w:r>
        <w:t>Source image GPS is read in WGS84 (`EPSG:4326`). Stored project geodata is written in Singapore SVY21 (`EPSG:3414`) so geometric distance and width/curvature operations behave sensibly.</w:t>
      </w:r>
    </w:p>
    <w:p w14:paraId="15ABBEA5" w14:textId="77777777" w:rsidR="00421701" w:rsidRDefault="00000000">
      <w:pPr>
        <w:pStyle w:val="Heading3"/>
      </w:pPr>
      <w:r>
        <w:t>Thread safety</w:t>
      </w:r>
    </w:p>
    <w:p w14:paraId="78BD8DA4" w14:textId="77777777" w:rsidR="00421701" w:rsidRDefault="00000000">
      <w:r>
        <w:t>Model loading is protected by a lock and cached error state, which avoids repeated slow failures under concurrent requests.</w:t>
      </w:r>
    </w:p>
    <w:p w14:paraId="1AEFB448" w14:textId="77777777" w:rsidR="00421701" w:rsidRDefault="00000000">
      <w:r>
        <w:br w:type="page"/>
      </w:r>
    </w:p>
    <w:p w14:paraId="78E3F09D" w14:textId="77777777" w:rsidR="00421701" w:rsidRDefault="00000000">
      <w:pPr>
        <w:pStyle w:val="Heading1"/>
      </w:pPr>
      <w:r>
        <w:t>API Reference</w:t>
      </w:r>
    </w:p>
    <w:p w14:paraId="5B92BBA8" w14:textId="77777777" w:rsidR="00421701" w:rsidRDefault="00000000">
      <w:r>
        <w:t>All endpoints are prefixed with `/api/`.</w:t>
      </w:r>
    </w:p>
    <w:p w14:paraId="2736095A" w14:textId="77777777" w:rsidR="00421701" w:rsidRDefault="00000000">
      <w:pPr>
        <w:pStyle w:val="ListBullet"/>
      </w:pPr>
      <w:r>
        <w:t>Direct backend base URL: `http://localhost:8000/api`</w:t>
      </w:r>
    </w:p>
    <w:p w14:paraId="5F119C0F" w14:textId="77777777" w:rsidR="00421701" w:rsidRDefault="00000000">
      <w:pPr>
        <w:pStyle w:val="ListBullet"/>
      </w:pPr>
      <w:r>
        <w:t>Through the frontend: `http://localhost/api`</w:t>
      </w:r>
    </w:p>
    <w:p w14:paraId="419CC789" w14:textId="77777777" w:rsidR="00421701" w:rsidRDefault="00000000">
      <w:r>
        <w:t>This reference covers the current API surface that backs project creation, coding, analysis, treatments, and GIS-layer management.</w:t>
      </w:r>
    </w:p>
    <w:p w14:paraId="369FB5AD" w14:textId="77777777" w:rsidR="00421701" w:rsidRDefault="00000000">
      <w:pPr>
        <w:pStyle w:val="Heading2"/>
      </w:pPr>
      <w:r>
        <w:t>Health</w:t>
      </w:r>
    </w:p>
    <w:p w14:paraId="28097EB2" w14:textId="77777777" w:rsidR="00421701" w:rsidRDefault="00000000">
      <w:pPr>
        <w:pStyle w:val="Heading3"/>
      </w:pPr>
      <w:r>
        <w:t>`GET /api/ping`</w:t>
      </w:r>
    </w:p>
    <w:p w14:paraId="0F4E4C22" w14:textId="77777777" w:rsidR="00421701" w:rsidRDefault="00000000">
      <w:r>
        <w:t>Liveness check.</w:t>
      </w:r>
    </w:p>
    <w:p w14:paraId="49CB632E" w14:textId="77777777" w:rsidR="00421701" w:rsidRDefault="00000000">
      <w:r>
        <w:t>```json</w:t>
      </w:r>
    </w:p>
    <w:p w14:paraId="1AA8C9B5" w14:textId="77777777" w:rsidR="00421701" w:rsidRDefault="00000000">
      <w:r>
        <w:t>{ "status": "ok" }</w:t>
      </w:r>
    </w:p>
    <w:p w14:paraId="584EF11B" w14:textId="77777777" w:rsidR="00421701" w:rsidRDefault="00000000">
      <w:r>
        <w:t>```</w:t>
      </w:r>
    </w:p>
    <w:p w14:paraId="6784762B" w14:textId="77777777" w:rsidR="00421701" w:rsidRDefault="00000000">
      <w:pPr>
        <w:pStyle w:val="Heading3"/>
      </w:pPr>
      <w:r>
        <w:t>`GET /api/health`</w:t>
      </w:r>
    </w:p>
    <w:p w14:paraId="5FB635E6" w14:textId="77777777" w:rsidR="00421701" w:rsidRDefault="00000000">
      <w:r>
        <w:t>Equivalent liveness check registered directly on the Flask app.</w:t>
      </w:r>
    </w:p>
    <w:p w14:paraId="6C3E9012" w14:textId="77777777" w:rsidR="00421701" w:rsidRDefault="00000000">
      <w:r>
        <w:t>```json</w:t>
      </w:r>
    </w:p>
    <w:p w14:paraId="3729E260" w14:textId="77777777" w:rsidR="00421701" w:rsidRDefault="00000000">
      <w:r>
        <w:t>{ "status": "ok" }</w:t>
      </w:r>
    </w:p>
    <w:p w14:paraId="5CDE3CA3" w14:textId="77777777" w:rsidR="00421701" w:rsidRDefault="00000000">
      <w:r>
        <w:t>```</w:t>
      </w:r>
    </w:p>
    <w:p w14:paraId="54C92928" w14:textId="77777777" w:rsidR="00421701" w:rsidRDefault="00000000">
      <w:pPr>
        <w:pStyle w:val="Heading2"/>
      </w:pPr>
      <w:r>
        <w:t>Project listing and metadata</w:t>
      </w:r>
    </w:p>
    <w:p w14:paraId="443CCB9B" w14:textId="77777777" w:rsidR="00421701" w:rsidRDefault="00000000">
      <w:pPr>
        <w:pStyle w:val="Heading3"/>
      </w:pPr>
      <w:r>
        <w:t>`GET /api/projects`</w:t>
      </w:r>
    </w:p>
    <w:p w14:paraId="6B5BDE9C" w14:textId="77777777" w:rsidR="00421701" w:rsidRDefault="00000000">
      <w:r>
        <w:t>Returns the project list used by the Projects, Treatment, and Path Analysis pages.</w:t>
      </w:r>
    </w:p>
    <w:p w14:paraId="3E77F6B1" w14:textId="77777777" w:rsidR="00421701" w:rsidRDefault="00000000">
      <w:r>
        <w:t>```json</w:t>
      </w:r>
    </w:p>
    <w:p w14:paraId="1B3FAD0F" w14:textId="77777777" w:rsidR="00421701" w:rsidRDefault="00000000">
      <w:r>
        <w:t>{</w:t>
      </w:r>
    </w:p>
    <w:p w14:paraId="74DEDA3C" w14:textId="77777777" w:rsidR="00421701" w:rsidRDefault="00000000">
      <w:r>
        <w:t>"projects": [</w:t>
      </w:r>
    </w:p>
    <w:p w14:paraId="24671C12" w14:textId="77777777" w:rsidR="00421701" w:rsidRDefault="00000000">
      <w:r>
        <w:t>{</w:t>
      </w:r>
    </w:p>
    <w:p w14:paraId="22ACA426" w14:textId="77777777" w:rsidR="00421701" w:rsidRDefault="00000000">
      <w:r>
        <w:t>"name": "AMK Analysis Batch",</w:t>
      </w:r>
    </w:p>
    <w:p w14:paraId="542215D4" w14:textId="77777777" w:rsidR="00421701" w:rsidRDefault="00000000">
      <w:r>
        <w:t>"tags": ["AMK", "Pre"],</w:t>
      </w:r>
    </w:p>
    <w:p w14:paraId="3AAC3F8E" w14:textId="77777777" w:rsidR="00421701" w:rsidRDefault="00000000">
      <w:r>
        <w:t>"dataset": "MULTI_FOLDER_SELECTION",</w:t>
      </w:r>
    </w:p>
    <w:p w14:paraId="7D0F06BF" w14:textId="77777777" w:rsidR="00421701" w:rsidRDefault="00000000">
      <w:r>
        <w:t>"source_folders": ["ANG MO KIO AVENUE 1", "ANG MO KIO AVENUE 8"],</w:t>
      </w:r>
    </w:p>
    <w:p w14:paraId="4482B743" w14:textId="77777777" w:rsidR="00421701" w:rsidRDefault="00000000">
      <w:r>
        <w:t>"verified": false,</w:t>
      </w:r>
    </w:p>
    <w:p w14:paraId="65BD5224" w14:textId="77777777" w:rsidR="00421701" w:rsidRDefault="00000000">
      <w:r>
        <w:t>"verified_segment_count": 42,</w:t>
      </w:r>
    </w:p>
    <w:p w14:paraId="2B050FE3" w14:textId="77777777" w:rsidR="00421701" w:rsidRDefault="00000000">
      <w:r>
        <w:t>"autocoded_segment_count": 56,</w:t>
      </w:r>
    </w:p>
    <w:p w14:paraId="7C3F4503" w14:textId="77777777" w:rsidR="00421701" w:rsidRDefault="00000000">
      <w:r>
        <w:t>"total_segments": 71,</w:t>
      </w:r>
    </w:p>
    <w:p w14:paraId="22478438" w14:textId="77777777" w:rsidR="00421701" w:rsidRDefault="00000000">
      <w:r>
        <w:t>"date_created": "2026-04-25T14:35:11.210000",</w:t>
      </w:r>
    </w:p>
    <w:p w14:paraId="2CA82333" w14:textId="77777777" w:rsidR="00421701" w:rsidRDefault="00000000">
      <w:r>
        <w:t>"last_updated": "2026-04-29T10:42:55.883000"</w:t>
      </w:r>
    </w:p>
    <w:p w14:paraId="495B209C" w14:textId="77777777" w:rsidR="00421701" w:rsidRDefault="00000000">
      <w:r>
        <w:t>}</w:t>
      </w:r>
    </w:p>
    <w:p w14:paraId="47FEECA5" w14:textId="77777777" w:rsidR="00421701" w:rsidRDefault="00000000">
      <w:r>
        <w:t>]</w:t>
      </w:r>
    </w:p>
    <w:p w14:paraId="19C945F8" w14:textId="77777777" w:rsidR="00421701" w:rsidRDefault="00000000">
      <w:r>
        <w:t>}</w:t>
      </w:r>
    </w:p>
    <w:p w14:paraId="598DEE45" w14:textId="77777777" w:rsidR="00421701" w:rsidRDefault="00000000">
      <w:r>
        <w:t>```</w:t>
      </w:r>
    </w:p>
    <w:p w14:paraId="34FAA93B" w14:textId="77777777" w:rsidR="00421701" w:rsidRDefault="00000000">
      <w:r>
        <w:t>Notes:</w:t>
      </w:r>
    </w:p>
    <w:p w14:paraId="0F3AFFF3" w14:textId="77777777" w:rsidR="00421701" w:rsidRDefault="00000000">
      <w:pPr>
        <w:pStyle w:val="ListBullet"/>
      </w:pPr>
      <w:r>
        <w:t>`dataset` is the legacy single-source field and is still returned.</w:t>
      </w:r>
    </w:p>
    <w:p w14:paraId="6579B3A4" w14:textId="77777777" w:rsidR="00421701" w:rsidRDefault="00000000">
      <w:pPr>
        <w:pStyle w:val="ListBullet"/>
      </w:pPr>
      <w:r>
        <w:t>`source_folders` is the durable provenance list used by project-or-road fuzzy search.</w:t>
      </w:r>
    </w:p>
    <w:p w14:paraId="08ED746C" w14:textId="77777777" w:rsidR="00421701" w:rsidRDefault="00000000">
      <w:pPr>
        <w:pStyle w:val="Heading3"/>
      </w:pPr>
      <w:r>
        <w:t>`GET /api/projects/&lt;project_name&gt;`</w:t>
      </w:r>
    </w:p>
    <w:p w14:paraId="1897FE8C" w14:textId="77777777" w:rsidR="00421701" w:rsidRDefault="00000000">
      <w:r>
        <w:t>Returns the available version folders and the current latest snapshot.</w:t>
      </w:r>
    </w:p>
    <w:p w14:paraId="1A0CF3E3" w14:textId="77777777" w:rsidR="00421701" w:rsidRDefault="00000000">
      <w:r>
        <w:t>```json</w:t>
      </w:r>
    </w:p>
    <w:p w14:paraId="7DF519B0" w14:textId="77777777" w:rsidR="00421701" w:rsidRDefault="00000000">
      <w:r>
        <w:t>{</w:t>
      </w:r>
    </w:p>
    <w:p w14:paraId="3EE7670E" w14:textId="77777777" w:rsidR="00421701" w:rsidRDefault="00000000">
      <w:r>
        <w:t>"name": "AMK Analysis Batch",</w:t>
      </w:r>
    </w:p>
    <w:p w14:paraId="4E695023" w14:textId="77777777" w:rsidR="00421701" w:rsidRDefault="00000000">
      <w:r>
        <w:t>"versions": ["20260425", "20260429"],</w:t>
      </w:r>
    </w:p>
    <w:p w14:paraId="39343691" w14:textId="77777777" w:rsidR="00421701" w:rsidRDefault="00000000">
      <w:r>
        <w:t>"latest": "20260429"</w:t>
      </w:r>
    </w:p>
    <w:p w14:paraId="231E2913" w14:textId="77777777" w:rsidR="00421701" w:rsidRDefault="00000000">
      <w:r>
        <w:t>}</w:t>
      </w:r>
    </w:p>
    <w:p w14:paraId="571A93EB" w14:textId="77777777" w:rsidR="00421701" w:rsidRDefault="00000000">
      <w:r>
        <w:t>```</w:t>
      </w:r>
    </w:p>
    <w:p w14:paraId="31A98C4B" w14:textId="77777777" w:rsidR="00421701" w:rsidRDefault="00000000">
      <w:pPr>
        <w:pStyle w:val="Heading3"/>
      </w:pPr>
      <w:r>
        <w:t>`GET /api/projects/&lt;project_name&gt;/metadata`</w:t>
      </w:r>
    </w:p>
    <w:p w14:paraId="5077DEA1" w14:textId="77777777" w:rsidR="00421701" w:rsidRDefault="00000000">
      <w:r>
        <w:t>Returns the detailed metadata object for one project.</w:t>
      </w:r>
    </w:p>
    <w:p w14:paraId="21A4A7F9" w14:textId="77777777" w:rsidR="00421701" w:rsidRDefault="00000000">
      <w:r>
        <w:t>```json</w:t>
      </w:r>
    </w:p>
    <w:p w14:paraId="44CCBAFF" w14:textId="77777777" w:rsidR="00421701" w:rsidRDefault="00000000">
      <w:r>
        <w:t>{</w:t>
      </w:r>
    </w:p>
    <w:p w14:paraId="7D2EA3AC" w14:textId="77777777" w:rsidR="00421701" w:rsidRDefault="00000000">
      <w:r>
        <w:t>"name": "AMK Analysis Batch",</w:t>
      </w:r>
    </w:p>
    <w:p w14:paraId="0149F1ED" w14:textId="77777777" w:rsidR="00421701" w:rsidRDefault="00000000">
      <w:r>
        <w:t>"tags": ["AMK", "Pre"],</w:t>
      </w:r>
    </w:p>
    <w:p w14:paraId="0CD2CF11" w14:textId="77777777" w:rsidR="00421701" w:rsidRDefault="00000000">
      <w:r>
        <w:t>"dataset": "MULTI_FOLDER_SELECTION",</w:t>
      </w:r>
    </w:p>
    <w:p w14:paraId="0E5E7AF9" w14:textId="77777777" w:rsidR="00421701" w:rsidRDefault="00000000">
      <w:r>
        <w:t>"source_folders": ["ANG MO KIO AVENUE 1", "ANG MO KIO AVENUE 8"],</w:t>
      </w:r>
    </w:p>
    <w:p w14:paraId="59A05F7C" w14:textId="77777777" w:rsidR="00421701" w:rsidRDefault="00000000">
      <w:r>
        <w:t>"verified": false,</w:t>
      </w:r>
    </w:p>
    <w:p w14:paraId="787C0301" w14:textId="77777777" w:rsidR="00421701" w:rsidRDefault="00000000">
      <w:r>
        <w:t>"verified_segment_count": 42,</w:t>
      </w:r>
    </w:p>
    <w:p w14:paraId="488C358C" w14:textId="77777777" w:rsidR="00421701" w:rsidRDefault="00000000">
      <w:r>
        <w:t>"autocoded_segment_count": 56,</w:t>
      </w:r>
    </w:p>
    <w:p w14:paraId="45EF232F" w14:textId="77777777" w:rsidR="00421701" w:rsidRDefault="00000000">
      <w:r>
        <w:t>"path_key": null,</w:t>
      </w:r>
    </w:p>
    <w:p w14:paraId="0225AE6D" w14:textId="77777777" w:rsidR="00421701" w:rsidRDefault="00000000">
      <w:r>
        <w:t>"date_created": "2026-04-25T14:35:11.210000",</w:t>
      </w:r>
    </w:p>
    <w:p w14:paraId="7AA131BC" w14:textId="77777777" w:rsidR="00421701" w:rsidRDefault="00000000">
      <w:r>
        <w:t>"last_updated": "2026-04-29T10:42:55.883000"</w:t>
      </w:r>
    </w:p>
    <w:p w14:paraId="14FDE499" w14:textId="77777777" w:rsidR="00421701" w:rsidRDefault="00000000">
      <w:r>
        <w:t>}</w:t>
      </w:r>
    </w:p>
    <w:p w14:paraId="6B379054" w14:textId="77777777" w:rsidR="00421701" w:rsidRDefault="00000000">
      <w:r>
        <w:t>```</w:t>
      </w:r>
    </w:p>
    <w:p w14:paraId="4DA8E30C" w14:textId="77777777" w:rsidR="00421701" w:rsidRDefault="00000000">
      <w:pPr>
        <w:pStyle w:val="Heading3"/>
      </w:pPr>
      <w:r>
        <w:t>`PATCH /api/projects/&lt;project_name&gt;`</w:t>
      </w:r>
    </w:p>
    <w:p w14:paraId="631B1900" w14:textId="77777777" w:rsidR="00421701" w:rsidRDefault="00000000">
      <w:r>
        <w:t>Updates project metadata and optionally renames the project.</w:t>
      </w:r>
    </w:p>
    <w:p w14:paraId="219B0672" w14:textId="77777777" w:rsidR="00421701" w:rsidRDefault="00000000">
      <w:r>
        <w:t>Accepted fields:</w:t>
      </w:r>
    </w:p>
    <w:p w14:paraId="5352F70A" w14:textId="77777777" w:rsidR="00421701" w:rsidRDefault="00000000">
      <w:r>
        <w:t>```json</w:t>
      </w:r>
    </w:p>
    <w:p w14:paraId="30DC1A3E" w14:textId="77777777" w:rsidR="00421701" w:rsidRDefault="00000000">
      <w:r>
        <w:t>{</w:t>
      </w:r>
    </w:p>
    <w:p w14:paraId="06E78DAD" w14:textId="77777777" w:rsidR="00421701" w:rsidRDefault="00000000">
      <w:r>
        <w:t>"new_name": "AMK Analysis Batch 2",</w:t>
      </w:r>
    </w:p>
    <w:p w14:paraId="7C32CE75" w14:textId="77777777" w:rsidR="00421701" w:rsidRDefault="00000000">
      <w:r>
        <w:t>"tags": ["AMK", "Post"],</w:t>
      </w:r>
    </w:p>
    <w:p w14:paraId="44274994" w14:textId="77777777" w:rsidR="00421701" w:rsidRDefault="00000000">
      <w:r>
        <w:t>"path_key": "AMK_AVE_1",</w:t>
      </w:r>
    </w:p>
    <w:p w14:paraId="323E7BF9" w14:textId="77777777" w:rsidR="00421701" w:rsidRDefault="00000000">
      <w:r>
        <w:t>"verified": true,</w:t>
      </w:r>
    </w:p>
    <w:p w14:paraId="2226C4B1" w14:textId="77777777" w:rsidR="00421701" w:rsidRDefault="00000000">
      <w:r>
        <w:t>"verified_segment_count": 71,</w:t>
      </w:r>
    </w:p>
    <w:p w14:paraId="44548DD9" w14:textId="77777777" w:rsidR="00421701" w:rsidRDefault="00000000">
      <w:r>
        <w:t>"autocoded_segment_count": 71</w:t>
      </w:r>
    </w:p>
    <w:p w14:paraId="7AD2859C" w14:textId="77777777" w:rsidR="00421701" w:rsidRDefault="00000000">
      <w:r>
        <w:t>}</w:t>
      </w:r>
    </w:p>
    <w:p w14:paraId="795CB252" w14:textId="77777777" w:rsidR="00421701" w:rsidRDefault="00000000">
      <w:r>
        <w:t>```</w:t>
      </w:r>
    </w:p>
    <w:p w14:paraId="7431EF58" w14:textId="77777777" w:rsidR="00421701" w:rsidRDefault="00000000">
      <w:r>
        <w:t>Response:</w:t>
      </w:r>
    </w:p>
    <w:p w14:paraId="3AB7F10A" w14:textId="77777777" w:rsidR="00421701" w:rsidRDefault="00000000">
      <w:r>
        <w:t>```json</w:t>
      </w:r>
    </w:p>
    <w:p w14:paraId="3DA6E007" w14:textId="77777777" w:rsidR="00421701" w:rsidRDefault="00000000">
      <w:r>
        <w:t>{</w:t>
      </w:r>
    </w:p>
    <w:p w14:paraId="45ED4CC0" w14:textId="77777777" w:rsidR="00421701" w:rsidRDefault="00000000">
      <w:r>
        <w:t>"ok": true,</w:t>
      </w:r>
    </w:p>
    <w:p w14:paraId="3BA64448" w14:textId="77777777" w:rsidR="00421701" w:rsidRDefault="00000000">
      <w:r>
        <w:t>"name": "AMK Analysis Batch 2",</w:t>
      </w:r>
    </w:p>
    <w:p w14:paraId="74965286" w14:textId="77777777" w:rsidR="00421701" w:rsidRDefault="00000000">
      <w:r>
        <w:t>"tags": ["AMK", "Post"],</w:t>
      </w:r>
    </w:p>
    <w:p w14:paraId="45E8CCC0" w14:textId="77777777" w:rsidR="00421701" w:rsidRDefault="00000000">
      <w:r>
        <w:t>"verified": true,</w:t>
      </w:r>
    </w:p>
    <w:p w14:paraId="0F03B526" w14:textId="77777777" w:rsidR="00421701" w:rsidRDefault="00000000">
      <w:r>
        <w:t>"verified_segment_count": 71,</w:t>
      </w:r>
    </w:p>
    <w:p w14:paraId="1C492CA7" w14:textId="77777777" w:rsidR="00421701" w:rsidRDefault="00000000">
      <w:r>
        <w:t>"autocoded_segment_count": 71</w:t>
      </w:r>
    </w:p>
    <w:p w14:paraId="3E42BED6" w14:textId="77777777" w:rsidR="00421701" w:rsidRDefault="00000000">
      <w:r>
        <w:t>}</w:t>
      </w:r>
    </w:p>
    <w:p w14:paraId="219FEC1D" w14:textId="77777777" w:rsidR="00421701" w:rsidRDefault="00000000">
      <w:r>
        <w:t>```</w:t>
      </w:r>
    </w:p>
    <w:p w14:paraId="0F31DC3F" w14:textId="77777777" w:rsidR="00421701" w:rsidRDefault="00000000">
      <w:pPr>
        <w:pStyle w:val="Heading3"/>
      </w:pPr>
      <w:r>
        <w:t>`DELETE /api/projects/&lt;project_name&gt;`</w:t>
      </w:r>
    </w:p>
    <w:p w14:paraId="06DB09D9" w14:textId="77777777" w:rsidR="00421701" w:rsidRDefault="00000000">
      <w:r>
        <w:t>Deletes the entire project directory.</w:t>
      </w:r>
    </w:p>
    <w:p w14:paraId="1C157CB6" w14:textId="77777777" w:rsidR="00421701" w:rsidRDefault="00000000">
      <w:r>
        <w:t>```json</w:t>
      </w:r>
    </w:p>
    <w:p w14:paraId="7F5E1267" w14:textId="77777777" w:rsidR="00421701" w:rsidRDefault="00000000">
      <w:r>
        <w:t>{ "ok": true, "name": "AMK Analysis Batch" }</w:t>
      </w:r>
    </w:p>
    <w:p w14:paraId="56F4F3C6" w14:textId="77777777" w:rsidR="00421701" w:rsidRDefault="00000000">
      <w:r>
        <w:t>```</w:t>
      </w:r>
    </w:p>
    <w:p w14:paraId="0E38E499" w14:textId="77777777" w:rsidR="00421701" w:rsidRDefault="00000000">
      <w:pPr>
        <w:pStyle w:val="Heading2"/>
      </w:pPr>
      <w:r>
        <w:t>Project data</w:t>
      </w:r>
    </w:p>
    <w:p w14:paraId="37A68A1D" w14:textId="77777777" w:rsidR="00421701" w:rsidRDefault="00000000">
      <w:pPr>
        <w:pStyle w:val="Heading3"/>
      </w:pPr>
      <w:r>
        <w:t>`GET /api/projects/&lt;project_name&gt;/versions/latest/attributes`</w:t>
      </w:r>
    </w:p>
    <w:p w14:paraId="0B0D4DC9" w14:textId="77777777" w:rsidR="00421701" w:rsidRDefault="00000000">
      <w:r>
        <w:t>Returns the latest attribute rows. If results exist, score-band columns are merged into the row payload.</w:t>
      </w:r>
    </w:p>
    <w:p w14:paraId="186DC3EE" w14:textId="77777777" w:rsidR="00421701" w:rsidRDefault="00000000">
      <w:r>
        <w:t>```json</w:t>
      </w:r>
    </w:p>
    <w:p w14:paraId="460245DF" w14:textId="77777777" w:rsidR="00421701" w:rsidRDefault="00000000">
      <w:r>
        <w:t>{</w:t>
      </w:r>
    </w:p>
    <w:p w14:paraId="603F4FA1" w14:textId="77777777" w:rsidR="00421701" w:rsidRDefault="00000000">
      <w:r>
        <w:t>"rows": [</w:t>
      </w:r>
    </w:p>
    <w:p w14:paraId="77DEC899" w14:textId="77777777" w:rsidR="00421701" w:rsidRDefault="00000000">
      <w:r>
        <w:t>{</w:t>
      </w:r>
    </w:p>
    <w:p w14:paraId="38C2921D" w14:textId="77777777" w:rsidR="00421701" w:rsidRDefault="00000000">
      <w:r>
        <w:t>"Facility Type": 2,</w:t>
      </w:r>
    </w:p>
    <w:p w14:paraId="1B6C382E" w14:textId="77777777" w:rsidR="00421701" w:rsidRDefault="00000000">
      <w:r>
        <w:t>"Curvature": 1,</w:t>
      </w:r>
    </w:p>
    <w:p w14:paraId="21B407CB" w14:textId="77777777" w:rsidR="00421701" w:rsidRDefault="00000000">
      <w:r>
        <w:t>"VB Band": 3,</w:t>
      </w:r>
    </w:p>
    <w:p w14:paraId="129BAA60" w14:textId="77777777" w:rsidR="00421701" w:rsidRDefault="00000000">
      <w:r>
        <w:t>"BB Band": 1,</w:t>
      </w:r>
    </w:p>
    <w:p w14:paraId="78E3DE1E" w14:textId="77777777" w:rsidR="00421701" w:rsidRDefault="00000000">
      <w:r>
        <w:t>"Overall Risk Level Band": 3</w:t>
      </w:r>
    </w:p>
    <w:p w14:paraId="58CD1C68" w14:textId="77777777" w:rsidR="00421701" w:rsidRDefault="00000000">
      <w:r>
        <w:t>}</w:t>
      </w:r>
    </w:p>
    <w:p w14:paraId="4FC7B731" w14:textId="77777777" w:rsidR="00421701" w:rsidRDefault="00000000">
      <w:r>
        <w:t>]</w:t>
      </w:r>
    </w:p>
    <w:p w14:paraId="3BCBC4D8" w14:textId="77777777" w:rsidR="00421701" w:rsidRDefault="00000000">
      <w:r>
        <w:t>}</w:t>
      </w:r>
    </w:p>
    <w:p w14:paraId="134B577B" w14:textId="77777777" w:rsidR="00421701" w:rsidRDefault="00000000">
      <w:r>
        <w:t>```</w:t>
      </w:r>
    </w:p>
    <w:p w14:paraId="4C67C853" w14:textId="77777777" w:rsidR="00421701" w:rsidRDefault="00000000">
      <w:pPr>
        <w:pStyle w:val="Heading3"/>
      </w:pPr>
      <w:r>
        <w:t>`PUT /api/projects/&lt;project_name&gt;/attributes`</w:t>
      </w:r>
    </w:p>
    <w:p w14:paraId="447CEC4C" w14:textId="77777777" w:rsidR="00421701" w:rsidRDefault="00000000">
      <w:r>
        <w:t>Persists the latest attributes table and recalculates results.</w:t>
      </w:r>
    </w:p>
    <w:p w14:paraId="0781F8C7" w14:textId="77777777" w:rsidR="00421701" w:rsidRDefault="00000000">
      <w:r>
        <w:t>```json</w:t>
      </w:r>
    </w:p>
    <w:p w14:paraId="2031A39E" w14:textId="77777777" w:rsidR="00421701" w:rsidRDefault="00000000">
      <w:r>
        <w:t>{</w:t>
      </w:r>
    </w:p>
    <w:p w14:paraId="2B5E9627" w14:textId="77777777" w:rsidR="00421701" w:rsidRDefault="00000000">
      <w:r>
        <w:t>"rows": [</w:t>
      </w:r>
    </w:p>
    <w:p w14:paraId="66B32105" w14:textId="77777777" w:rsidR="00421701" w:rsidRDefault="00000000">
      <w:r>
        <w:t>{ "Facility Type": 2, "Curvature": 1 }</w:t>
      </w:r>
    </w:p>
    <w:p w14:paraId="0106A845" w14:textId="77777777" w:rsidR="00421701" w:rsidRDefault="00000000">
      <w:r>
        <w:t>]</w:t>
      </w:r>
    </w:p>
    <w:p w14:paraId="7771FE4F" w14:textId="77777777" w:rsidR="00421701" w:rsidRDefault="00000000">
      <w:r>
        <w:t>}</w:t>
      </w:r>
    </w:p>
    <w:p w14:paraId="6B361316" w14:textId="77777777" w:rsidR="00421701" w:rsidRDefault="00000000">
      <w:r>
        <w:t>```</w:t>
      </w:r>
    </w:p>
    <w:p w14:paraId="14871813" w14:textId="77777777" w:rsidR="00421701" w:rsidRDefault="00000000">
      <w:r>
        <w:t>Typical response:</w:t>
      </w:r>
    </w:p>
    <w:p w14:paraId="1DB345BB" w14:textId="77777777" w:rsidR="00421701" w:rsidRDefault="00000000">
      <w:r>
        <w:t>```json</w:t>
      </w:r>
    </w:p>
    <w:p w14:paraId="0186CC96" w14:textId="77777777" w:rsidR="00421701" w:rsidRDefault="00000000">
      <w:r>
        <w:t>{ "ok": true }</w:t>
      </w:r>
    </w:p>
    <w:p w14:paraId="2B634C11" w14:textId="77777777" w:rsidR="00421701" w:rsidRDefault="00000000">
      <w:r>
        <w:t>```</w:t>
      </w:r>
    </w:p>
    <w:p w14:paraId="1B69FD26" w14:textId="77777777" w:rsidR="00421701" w:rsidRDefault="00000000">
      <w:pPr>
        <w:pStyle w:val="Heading3"/>
      </w:pPr>
      <w:r>
        <w:t>`GET /api/projects/&lt;project_name&gt;/geodata`</w:t>
      </w:r>
    </w:p>
    <w:p w14:paraId="4C215908" w14:textId="77777777" w:rsidR="00421701" w:rsidRDefault="00000000">
      <w:r>
        <w:t>Returns project geometry as GeoJSON `FeatureCollection`.</w:t>
      </w:r>
    </w:p>
    <w:p w14:paraId="36616F45" w14:textId="77777777" w:rsidR="00421701" w:rsidRDefault="00000000">
      <w:pPr>
        <w:pStyle w:val="Heading3"/>
      </w:pPr>
      <w:r>
        <w:t>`GET /api/projects/&lt;project_name&gt;/results`</w:t>
      </w:r>
    </w:p>
    <w:p w14:paraId="52F686AD" w14:textId="77777777" w:rsidR="00421701" w:rsidRDefault="00000000">
      <w:r>
        <w:t>Returns saved results rows.</w:t>
      </w:r>
    </w:p>
    <w:p w14:paraId="5699882B" w14:textId="77777777" w:rsidR="00421701" w:rsidRDefault="00000000">
      <w:r>
        <w:t>```json</w:t>
      </w:r>
    </w:p>
    <w:p w14:paraId="5B09B3FC" w14:textId="77777777" w:rsidR="00421701" w:rsidRDefault="00000000">
      <w:r>
        <w:t>{</w:t>
      </w:r>
    </w:p>
    <w:p w14:paraId="1E4AA6A3" w14:textId="77777777" w:rsidR="00421701" w:rsidRDefault="00000000">
      <w:r>
        <w:t>"ok": true,</w:t>
      </w:r>
    </w:p>
    <w:p w14:paraId="30E777C2" w14:textId="77777777" w:rsidR="00421701" w:rsidRDefault="00000000">
      <w:r>
        <w:t>"result_rows": [</w:t>
      </w:r>
    </w:p>
    <w:p w14:paraId="3AEA1E53" w14:textId="77777777" w:rsidR="00421701" w:rsidRDefault="00000000">
      <w:r>
        <w:t>{</w:t>
      </w:r>
    </w:p>
    <w:p w14:paraId="429A2F9E" w14:textId="77777777" w:rsidR="00421701" w:rsidRDefault="00000000">
      <w:r>
        <w:t>"BB": 3.18,</w:t>
      </w:r>
    </w:p>
    <w:p w14:paraId="30219598" w14:textId="77777777" w:rsidR="00421701" w:rsidRDefault="00000000">
      <w:r>
        <w:t>"BB Band": 1,</w:t>
      </w:r>
    </w:p>
    <w:p w14:paraId="1374AFDA" w14:textId="77777777" w:rsidR="00421701" w:rsidRDefault="00000000">
      <w:r>
        <w:t>"Overall Risk Level": 33.4,</w:t>
      </w:r>
    </w:p>
    <w:p w14:paraId="7E8B0A8B" w14:textId="77777777" w:rsidR="00421701" w:rsidRDefault="00000000">
      <w:r>
        <w:t>"Overall Risk Level Band": 2</w:t>
      </w:r>
    </w:p>
    <w:p w14:paraId="37207A39" w14:textId="77777777" w:rsidR="00421701" w:rsidRDefault="00000000">
      <w:r>
        <w:t>}</w:t>
      </w:r>
    </w:p>
    <w:p w14:paraId="73FD9CC5" w14:textId="77777777" w:rsidR="00421701" w:rsidRDefault="00000000">
      <w:r>
        <w:t>]</w:t>
      </w:r>
    </w:p>
    <w:p w14:paraId="63741704" w14:textId="77777777" w:rsidR="00421701" w:rsidRDefault="00000000">
      <w:r>
        <w:t>}</w:t>
      </w:r>
    </w:p>
    <w:p w14:paraId="77A3F28E" w14:textId="77777777" w:rsidR="00421701" w:rsidRDefault="00000000">
      <w:r>
        <w:t>```</w:t>
      </w:r>
    </w:p>
    <w:p w14:paraId="679D2652" w14:textId="77777777" w:rsidR="00421701" w:rsidRDefault="00000000">
      <w:pPr>
        <w:pStyle w:val="Heading3"/>
      </w:pPr>
      <w:r>
        <w:t>`POST /api/projects/&lt;project_name&gt;/score`</w:t>
      </w:r>
    </w:p>
    <w:p w14:paraId="12D417FF" w14:textId="77777777" w:rsidR="00421701" w:rsidRDefault="00000000">
      <w:r>
        <w:t>Runs native CycleRAP scoring.</w:t>
      </w:r>
    </w:p>
    <w:p w14:paraId="6DA93CF1" w14:textId="77777777" w:rsidR="00421701" w:rsidRDefault="00000000">
      <w:r>
        <w:t>Optional body:</w:t>
      </w:r>
    </w:p>
    <w:p w14:paraId="1093E94F" w14:textId="77777777" w:rsidR="00421701" w:rsidRDefault="00000000">
      <w:r>
        <w:t>```json</w:t>
      </w:r>
    </w:p>
    <w:p w14:paraId="156A23A4" w14:textId="77777777" w:rsidR="00421701" w:rsidRDefault="00000000">
      <w:r>
        <w:t>{</w:t>
      </w:r>
    </w:p>
    <w:p w14:paraId="23E5F6F0" w14:textId="77777777" w:rsidR="00421701" w:rsidRDefault="00000000">
      <w:r>
        <w:t>"attributes": [</w:t>
      </w:r>
    </w:p>
    <w:p w14:paraId="483F1D0B" w14:textId="77777777" w:rsidR="00421701" w:rsidRDefault="00000000">
      <w:r>
        <w:t>{ "Facility Type": 2, "Curvature": 1 }</w:t>
      </w:r>
    </w:p>
    <w:p w14:paraId="384A1041" w14:textId="77777777" w:rsidR="00421701" w:rsidRDefault="00000000">
      <w:r>
        <w:t>]</w:t>
      </w:r>
    </w:p>
    <w:p w14:paraId="0C5E5E9D" w14:textId="77777777" w:rsidR="00421701" w:rsidRDefault="00000000">
      <w:r>
        <w:t>}</w:t>
      </w:r>
    </w:p>
    <w:p w14:paraId="1B606E13" w14:textId="77777777" w:rsidR="00421701" w:rsidRDefault="00000000">
      <w:r>
        <w:t>```</w:t>
      </w:r>
    </w:p>
    <w:p w14:paraId="5D6B9BDA" w14:textId="77777777" w:rsidR="00421701" w:rsidRDefault="00000000">
      <w:r>
        <w:t>If a single row is posted, the result is typically used as an in-memory preview and not persisted.</w:t>
      </w:r>
    </w:p>
    <w:p w14:paraId="0446E8F1" w14:textId="77777777" w:rsidR="00421701" w:rsidRDefault="00000000">
      <w:pPr>
        <w:pStyle w:val="Heading3"/>
      </w:pPr>
      <w:r>
        <w:t>`GET /api/projects/&lt;project_name&gt;/images/&lt;path:filename&gt;`</w:t>
      </w:r>
    </w:p>
    <w:p w14:paraId="2F632ADC" w14:textId="77777777" w:rsidR="00421701" w:rsidRDefault="00000000">
      <w:r>
        <w:t>Serves a project image file with path-traversal protection.</w:t>
      </w:r>
    </w:p>
    <w:p w14:paraId="0A701470" w14:textId="77777777" w:rsidR="00421701" w:rsidRDefault="00000000">
      <w:pPr>
        <w:pStyle w:val="Heading2"/>
      </w:pPr>
      <w:r>
        <w:t>Attribute mappings</w:t>
      </w:r>
    </w:p>
    <w:p w14:paraId="08CCD05A" w14:textId="77777777" w:rsidR="00421701" w:rsidRDefault="00000000">
      <w:pPr>
        <w:pStyle w:val="Heading3"/>
      </w:pPr>
      <w:r>
        <w:t>`GET /api/projects/attribute-mappings`</w:t>
      </w:r>
    </w:p>
    <w:p w14:paraId="3461C0FF" w14:textId="77777777" w:rsidR="00421701" w:rsidRDefault="00000000">
      <w:r>
        <w:t>Returns label mappings for discrete coding fields.</w:t>
      </w:r>
    </w:p>
    <w:p w14:paraId="2535C83C" w14:textId="77777777" w:rsidR="00421701" w:rsidRDefault="00000000">
      <w:r>
        <w:t>```json</w:t>
      </w:r>
    </w:p>
    <w:p w14:paraId="1B4F7838" w14:textId="77777777" w:rsidR="00421701" w:rsidRDefault="00000000">
      <w:r>
        <w:t>{</w:t>
      </w:r>
    </w:p>
    <w:p w14:paraId="52C3CEB0" w14:textId="77777777" w:rsidR="00421701" w:rsidRDefault="00000000">
      <w:r>
        <w:t>"Facility Type": {</w:t>
      </w:r>
    </w:p>
    <w:p w14:paraId="3CDD27AE" w14:textId="77777777" w:rsidR="00421701" w:rsidRDefault="00000000">
      <w:r>
        <w:t>"1": "Sidewalk",</w:t>
      </w:r>
    </w:p>
    <w:p w14:paraId="0B480DB7" w14:textId="77777777" w:rsidR="00421701" w:rsidRDefault="00000000">
      <w:r>
        <w:t>"2": "Multi-Use Path"</w:t>
      </w:r>
    </w:p>
    <w:p w14:paraId="6642CE3D" w14:textId="77777777" w:rsidR="00421701" w:rsidRDefault="00000000">
      <w:r>
        <w:t>}</w:t>
      </w:r>
    </w:p>
    <w:p w14:paraId="2BEEF32C" w14:textId="77777777" w:rsidR="00421701" w:rsidRDefault="00000000">
      <w:r>
        <w:t>}</w:t>
      </w:r>
    </w:p>
    <w:p w14:paraId="08F39FE0" w14:textId="77777777" w:rsidR="00421701" w:rsidRDefault="00000000">
      <w:r>
        <w:t>```</w:t>
      </w:r>
    </w:p>
    <w:p w14:paraId="05491365" w14:textId="77777777" w:rsidR="00421701" w:rsidRDefault="00000000">
      <w:pPr>
        <w:pStyle w:val="Heading2"/>
      </w:pPr>
      <w:r>
        <w:t>Project creation and source discovery</w:t>
      </w:r>
    </w:p>
    <w:p w14:paraId="5F79B3F3" w14:textId="77777777" w:rsidR="00421701" w:rsidRDefault="00000000">
      <w:pPr>
        <w:pStyle w:val="Heading3"/>
      </w:pPr>
      <w:r>
        <w:t>`GET /api/projects/folders`</w:t>
      </w:r>
    </w:p>
    <w:p w14:paraId="5AF95C33" w14:textId="77777777" w:rsidR="00421701" w:rsidRDefault="00000000">
      <w:r>
        <w:t>Lists subfolders under `in/`.</w:t>
      </w:r>
    </w:p>
    <w:p w14:paraId="2B52F216" w14:textId="77777777" w:rsidR="00421701" w:rsidRDefault="00000000">
      <w:r>
        <w:t>```json</w:t>
      </w:r>
    </w:p>
    <w:p w14:paraId="281DFC80" w14:textId="77777777" w:rsidR="00421701" w:rsidRDefault="00000000">
      <w:r>
        <w:t>{ "items": ["ANG MO KIO AVENUE 1", "ANG MO KIO AVENUE 8"] }</w:t>
      </w:r>
    </w:p>
    <w:p w14:paraId="216C916B" w14:textId="77777777" w:rsidR="00421701" w:rsidRDefault="00000000">
      <w:r>
        <w:t>```</w:t>
      </w:r>
    </w:p>
    <w:p w14:paraId="5D138452" w14:textId="77777777" w:rsidR="00421701" w:rsidRDefault="00000000">
      <w:pPr>
        <w:pStyle w:val="Heading3"/>
      </w:pPr>
      <w:r>
        <w:t>`POST /api/projects/folders`</w:t>
      </w:r>
    </w:p>
    <w:p w14:paraId="50C81E72" w14:textId="77777777" w:rsidR="00421701" w:rsidRDefault="00000000">
      <w:r>
        <w:t>Creates a project from one or more input folders.</w:t>
      </w:r>
    </w:p>
    <w:p w14:paraId="2844E165" w14:textId="77777777" w:rsidR="00421701" w:rsidRDefault="00000000">
      <w:r>
        <w:t>Single-folder request:</w:t>
      </w:r>
    </w:p>
    <w:p w14:paraId="75879B55" w14:textId="77777777" w:rsidR="00421701" w:rsidRDefault="00000000">
      <w:r>
        <w:t>```json</w:t>
      </w:r>
    </w:p>
    <w:p w14:paraId="6E5EFC32" w14:textId="77777777" w:rsidR="00421701" w:rsidRDefault="00000000">
      <w:r>
        <w:t>{</w:t>
      </w:r>
    </w:p>
    <w:p w14:paraId="4CFDEECB" w14:textId="77777777" w:rsidR="00421701" w:rsidRDefault="00000000">
      <w:r>
        <w:t>"project_name": "AMK Ave 1 Review",</w:t>
      </w:r>
    </w:p>
    <w:p w14:paraId="44BEB97D" w14:textId="77777777" w:rsidR="00421701" w:rsidRDefault="00000000">
      <w:r>
        <w:t>"folder_name": "ANG MO KIO AVENUE 1",</w:t>
      </w:r>
    </w:p>
    <w:p w14:paraId="63DEBEC9" w14:textId="77777777" w:rsidR="00421701" w:rsidRDefault="00000000">
      <w:r>
        <w:t>"tags": ["AMK"]</w:t>
      </w:r>
    </w:p>
    <w:p w14:paraId="7349FEB5" w14:textId="77777777" w:rsidR="00421701" w:rsidRDefault="00000000">
      <w:r>
        <w:t>}</w:t>
      </w:r>
    </w:p>
    <w:p w14:paraId="78BD4FD9" w14:textId="77777777" w:rsidR="00421701" w:rsidRDefault="00000000">
      <w:r>
        <w:t>```</w:t>
      </w:r>
    </w:p>
    <w:p w14:paraId="11AD3FD4" w14:textId="77777777" w:rsidR="00421701" w:rsidRDefault="00000000">
      <w:r>
        <w:t>Multi-folder plus polygon request:</w:t>
      </w:r>
    </w:p>
    <w:p w14:paraId="3E767591" w14:textId="77777777" w:rsidR="00421701" w:rsidRDefault="00000000">
      <w:r>
        <w:t>```json</w:t>
      </w:r>
    </w:p>
    <w:p w14:paraId="61891570" w14:textId="77777777" w:rsidR="00421701" w:rsidRDefault="00000000">
      <w:r>
        <w:t>{</w:t>
      </w:r>
    </w:p>
    <w:p w14:paraId="63085AC1" w14:textId="77777777" w:rsidR="00421701" w:rsidRDefault="00000000">
      <w:r>
        <w:t>"project_name": "AMK Polygon Selection",</w:t>
      </w:r>
    </w:p>
    <w:p w14:paraId="528E7B9F" w14:textId="77777777" w:rsidR="00421701" w:rsidRDefault="00000000">
      <w:r>
        <w:t>"folder_names": ["ANG MO KIO AVENUE 1", "ANG MO KIO AVENUE 8"],</w:t>
      </w:r>
    </w:p>
    <w:p w14:paraId="3F2976FA" w14:textId="77777777" w:rsidR="00421701" w:rsidRDefault="00000000">
      <w:r>
        <w:t>"tags": ["AMK", "Pre"],</w:t>
      </w:r>
    </w:p>
    <w:p w14:paraId="34C62418" w14:textId="77777777" w:rsidR="00421701" w:rsidRDefault="00000000">
      <w:r>
        <w:t>"polygon": [</w:t>
      </w:r>
    </w:p>
    <w:p w14:paraId="30638D4D" w14:textId="77777777" w:rsidR="00421701" w:rsidRDefault="00000000">
      <w:r>
        <w:t>[1.3720, 103.8480],</w:t>
      </w:r>
    </w:p>
    <w:p w14:paraId="7630A1FB" w14:textId="77777777" w:rsidR="00421701" w:rsidRDefault="00000000">
      <w:r>
        <w:t>[1.3730, 103.8510],</w:t>
      </w:r>
    </w:p>
    <w:p w14:paraId="42C30050" w14:textId="77777777" w:rsidR="00421701" w:rsidRDefault="00000000">
      <w:r>
        <w:t>[1.3700, 103.8530]</w:t>
      </w:r>
    </w:p>
    <w:p w14:paraId="4DEFC6B7" w14:textId="77777777" w:rsidR="00421701" w:rsidRDefault="00000000">
      <w:r>
        <w:t>]</w:t>
      </w:r>
    </w:p>
    <w:p w14:paraId="02A74987" w14:textId="77777777" w:rsidR="00421701" w:rsidRDefault="00000000">
      <w:r>
        <w:t>}</w:t>
      </w:r>
    </w:p>
    <w:p w14:paraId="66BC7ADC" w14:textId="77777777" w:rsidR="00421701" w:rsidRDefault="00000000">
      <w:r>
        <w:t>```</w:t>
      </w:r>
    </w:p>
    <w:p w14:paraId="67C23A51" w14:textId="77777777" w:rsidR="00421701" w:rsidRDefault="00000000">
      <w:r>
        <w:t>Response:</w:t>
      </w:r>
    </w:p>
    <w:p w14:paraId="21441197" w14:textId="77777777" w:rsidR="00421701" w:rsidRDefault="00000000">
      <w:r>
        <w:t>```json</w:t>
      </w:r>
    </w:p>
    <w:p w14:paraId="4B63915E" w14:textId="77777777" w:rsidR="00421701" w:rsidRDefault="00000000">
      <w:r>
        <w:t>{</w:t>
      </w:r>
    </w:p>
    <w:p w14:paraId="45CC8FE0" w14:textId="77777777" w:rsidR="00421701" w:rsidRDefault="00000000">
      <w:r>
        <w:t>"ok": true,</w:t>
      </w:r>
    </w:p>
    <w:p w14:paraId="53B85E37" w14:textId="77777777" w:rsidR="00421701" w:rsidRDefault="00000000">
      <w:r>
        <w:t>"name": "AMK Polygon Selection",</w:t>
      </w:r>
    </w:p>
    <w:p w14:paraId="630335A7" w14:textId="77777777" w:rsidR="00421701" w:rsidRDefault="00000000">
      <w:r>
        <w:t>"source_count": 2,</w:t>
      </w:r>
    </w:p>
    <w:p w14:paraId="0D2E2110" w14:textId="77777777" w:rsidR="00421701" w:rsidRDefault="00000000">
      <w:r>
        <w:t>"skipped_sources": []</w:t>
      </w:r>
    </w:p>
    <w:p w14:paraId="3DB70AAD" w14:textId="77777777" w:rsidR="00421701" w:rsidRDefault="00000000">
      <w:r>
        <w:t>}</w:t>
      </w:r>
    </w:p>
    <w:p w14:paraId="32215A9A" w14:textId="77777777" w:rsidR="00421701" w:rsidRDefault="00000000">
      <w:r>
        <w:t>```</w:t>
      </w:r>
    </w:p>
    <w:p w14:paraId="449D91EC" w14:textId="77777777" w:rsidR="00421701" w:rsidRDefault="00000000">
      <w:r>
        <w:t>Important behavior:</w:t>
      </w:r>
    </w:p>
    <w:p w14:paraId="6BF3EB9D" w14:textId="77777777" w:rsidR="00421701" w:rsidRDefault="00000000">
      <w:pPr>
        <w:pStyle w:val="ListBullet"/>
      </w:pPr>
      <w:r>
        <w:t>accepts `folder_name` or `folder_names`</w:t>
      </w:r>
    </w:p>
    <w:p w14:paraId="07A2E0EC" w14:textId="77777777" w:rsidR="00421701" w:rsidRDefault="00000000">
      <w:pPr>
        <w:pStyle w:val="ListBullet"/>
      </w:pPr>
      <w:r>
        <w:t>rejects underscores in `project_name`</w:t>
      </w:r>
    </w:p>
    <w:p w14:paraId="0E9B6D04" w14:textId="77777777" w:rsidR="00421701" w:rsidRDefault="00000000">
      <w:pPr>
        <w:pStyle w:val="ListBullet"/>
      </w:pPr>
      <w:r>
        <w:t>when `polygon` is present, only geotagged images whose nodes fall inside the polygon are kept</w:t>
      </w:r>
    </w:p>
    <w:p w14:paraId="7BB1FD87" w14:textId="77777777" w:rsidR="00421701" w:rsidRDefault="00000000">
      <w:pPr>
        <w:pStyle w:val="ListBullet"/>
      </w:pPr>
      <w:r>
        <w:t>stores `source_folders` in project metadata</w:t>
      </w:r>
    </w:p>
    <w:p w14:paraId="76582464" w14:textId="77777777" w:rsidR="00421701" w:rsidRDefault="00000000">
      <w:pPr>
        <w:pStyle w:val="ListBullet"/>
      </w:pPr>
      <w:r>
        <w:t>uses `MULTI_FOLDER_SELECTION` as `dataset` when more than one source folder is used</w:t>
      </w:r>
    </w:p>
    <w:p w14:paraId="2E791660" w14:textId="77777777" w:rsidR="00421701" w:rsidRDefault="00000000">
      <w:r>
        <w:t>Common errors:</w:t>
      </w:r>
    </w:p>
    <w:p w14:paraId="765C3910" w14:textId="77777777" w:rsidR="00421701" w:rsidRDefault="00000000">
      <w:pPr>
        <w:pStyle w:val="ListBullet"/>
      </w:pPr>
      <w:r>
        <w:t>`400` missing `project_name`</w:t>
      </w:r>
    </w:p>
    <w:p w14:paraId="4B0612FF" w14:textId="77777777" w:rsidR="00421701" w:rsidRDefault="00000000">
      <w:pPr>
        <w:pStyle w:val="ListBullet"/>
      </w:pPr>
      <w:r>
        <w:t>`400` invalid polygon</w:t>
      </w:r>
    </w:p>
    <w:p w14:paraId="4313A7F7" w14:textId="77777777" w:rsidR="00421701" w:rsidRDefault="00000000">
      <w:pPr>
        <w:pStyle w:val="ListBullet"/>
      </w:pPr>
      <w:r>
        <w:t>`400` no geotagged images inside the selected polygon</w:t>
      </w:r>
    </w:p>
    <w:p w14:paraId="641F74B6" w14:textId="77777777" w:rsidR="00421701" w:rsidRDefault="00000000">
      <w:pPr>
        <w:pStyle w:val="ListBullet"/>
      </w:pPr>
      <w:r>
        <w:t>`404` one or more folders not found</w:t>
      </w:r>
    </w:p>
    <w:p w14:paraId="25CD5CFC" w14:textId="77777777" w:rsidR="00421701" w:rsidRDefault="00000000">
      <w:pPr>
        <w:pStyle w:val="ListBullet"/>
      </w:pPr>
      <w:r>
        <w:t>`409` project already exists</w:t>
      </w:r>
    </w:p>
    <w:p w14:paraId="5274F47B" w14:textId="77777777" w:rsidR="00421701" w:rsidRDefault="00000000">
      <w:pPr>
        <w:pStyle w:val="Heading3"/>
      </w:pPr>
      <w:r>
        <w:t>`POST /api/projects/folders/upload-images`</w:t>
      </w:r>
    </w:p>
    <w:p w14:paraId="6BD3F0B7" w14:textId="77777777" w:rsidR="00421701" w:rsidRDefault="00000000">
      <w:r>
        <w:t>Multipart upload into a source folder under `in/`.</w:t>
      </w:r>
    </w:p>
    <w:p w14:paraId="3CC69B1C" w14:textId="77777777" w:rsidR="00421701" w:rsidRDefault="00000000">
      <w:r>
        <w:t>Form fields:</w:t>
      </w:r>
    </w:p>
    <w:p w14:paraId="2A395A1D" w14:textId="77777777" w:rsidR="00421701" w:rsidRDefault="00000000">
      <w:pPr>
        <w:pStyle w:val="ListBullet"/>
      </w:pPr>
      <w:r>
        <w:t>`folder_name`</w:t>
      </w:r>
    </w:p>
    <w:p w14:paraId="7542D550" w14:textId="77777777" w:rsidR="00421701" w:rsidRDefault="00000000">
      <w:pPr>
        <w:pStyle w:val="ListBullet"/>
      </w:pPr>
      <w:r>
        <w:t>one or more `images`</w:t>
      </w:r>
    </w:p>
    <w:p w14:paraId="1FFE428B" w14:textId="77777777" w:rsidR="00421701" w:rsidRDefault="00000000">
      <w:r>
        <w:t>Response:</w:t>
      </w:r>
    </w:p>
    <w:p w14:paraId="784B984C" w14:textId="77777777" w:rsidR="00421701" w:rsidRDefault="00000000">
      <w:r>
        <w:t>```json</w:t>
      </w:r>
    </w:p>
    <w:p w14:paraId="071E9898" w14:textId="77777777" w:rsidR="00421701" w:rsidRDefault="00000000">
      <w:r>
        <w:t>{</w:t>
      </w:r>
    </w:p>
    <w:p w14:paraId="3BD0B1CC" w14:textId="77777777" w:rsidR="00421701" w:rsidRDefault="00000000">
      <w:r>
        <w:t>"count": 12,</w:t>
      </w:r>
    </w:p>
    <w:p w14:paraId="5041A9E3" w14:textId="77777777" w:rsidR="00421701" w:rsidRDefault="00000000">
      <w:r>
        <w:t>"errors": [],</w:t>
      </w:r>
    </w:p>
    <w:p w14:paraId="021F4DF3" w14:textId="77777777" w:rsidR="00421701" w:rsidRDefault="00000000">
      <w:r>
        <w:t>"message": "Uploaded 12 image(s) to folder 'ANG MO KIO AVENUE 1'"</w:t>
      </w:r>
    </w:p>
    <w:p w14:paraId="05FE06A6" w14:textId="77777777" w:rsidR="00421701" w:rsidRDefault="00000000">
      <w:r>
        <w:t>}</w:t>
      </w:r>
    </w:p>
    <w:p w14:paraId="7D51B797" w14:textId="77777777" w:rsidR="00421701" w:rsidRDefault="00000000">
      <w:r>
        <w:t>```</w:t>
      </w:r>
    </w:p>
    <w:p w14:paraId="42FD0FE9" w14:textId="77777777" w:rsidR="00421701" w:rsidRDefault="00000000">
      <w:pPr>
        <w:pStyle w:val="Heading3"/>
      </w:pPr>
      <w:r>
        <w:t>`POST /api/projects/roads-in-polygon`</w:t>
      </w:r>
    </w:p>
    <w:p w14:paraId="01583624" w14:textId="77777777" w:rsidR="00421701" w:rsidRDefault="00000000">
      <w:r>
        <w:t>Returns road candidates intersecting a user-drawn polygon.</w:t>
      </w:r>
    </w:p>
    <w:p w14:paraId="3021A40C" w14:textId="77777777" w:rsidR="00421701" w:rsidRDefault="00000000">
      <w:r>
        <w:t>Request:</w:t>
      </w:r>
    </w:p>
    <w:p w14:paraId="159F3735" w14:textId="77777777" w:rsidR="00421701" w:rsidRDefault="00000000">
      <w:r>
        <w:t>```json</w:t>
      </w:r>
    </w:p>
    <w:p w14:paraId="181598E0" w14:textId="77777777" w:rsidR="00421701" w:rsidRDefault="00000000">
      <w:r>
        <w:t>{</w:t>
      </w:r>
    </w:p>
    <w:p w14:paraId="0F969671" w14:textId="77777777" w:rsidR="00421701" w:rsidRDefault="00000000">
      <w:r>
        <w:t>"polygon": [</w:t>
      </w:r>
    </w:p>
    <w:p w14:paraId="1F162CB4" w14:textId="77777777" w:rsidR="00421701" w:rsidRDefault="00000000">
      <w:r>
        <w:t>[1.3720, 103.8480],</w:t>
      </w:r>
    </w:p>
    <w:p w14:paraId="30BDC7B3" w14:textId="77777777" w:rsidR="00421701" w:rsidRDefault="00000000">
      <w:r>
        <w:t>[1.3730, 103.8510],</w:t>
      </w:r>
    </w:p>
    <w:p w14:paraId="7BA2F919" w14:textId="77777777" w:rsidR="00421701" w:rsidRDefault="00000000">
      <w:r>
        <w:t>[1.3700, 103.8530]</w:t>
      </w:r>
    </w:p>
    <w:p w14:paraId="363B3F30" w14:textId="77777777" w:rsidR="00421701" w:rsidRDefault="00000000">
      <w:r>
        <w:t>]</w:t>
      </w:r>
    </w:p>
    <w:p w14:paraId="19F3E37D" w14:textId="77777777" w:rsidR="00421701" w:rsidRDefault="00000000">
      <w:r>
        <w:t>}</w:t>
      </w:r>
    </w:p>
    <w:p w14:paraId="3C6AFE17" w14:textId="77777777" w:rsidR="00421701" w:rsidRDefault="00000000">
      <w:r>
        <w:t>```</w:t>
      </w:r>
    </w:p>
    <w:p w14:paraId="6FA27D5D" w14:textId="77777777" w:rsidR="00421701" w:rsidRDefault="00000000">
      <w:r>
        <w:t>Response:</w:t>
      </w:r>
    </w:p>
    <w:p w14:paraId="47B03DCA" w14:textId="77777777" w:rsidR="00421701" w:rsidRDefault="00000000">
      <w:r>
        <w:t>```json</w:t>
      </w:r>
    </w:p>
    <w:p w14:paraId="4F3F4287" w14:textId="77777777" w:rsidR="00421701" w:rsidRDefault="00000000">
      <w:r>
        <w:t>{</w:t>
      </w:r>
    </w:p>
    <w:p w14:paraId="48E80E35" w14:textId="77777777" w:rsidR="00421701" w:rsidRDefault="00000000">
      <w:r>
        <w:t>"roads": [</w:t>
      </w:r>
    </w:p>
    <w:p w14:paraId="0975E6F1" w14:textId="77777777" w:rsidR="00421701" w:rsidRDefault="00000000">
      <w:r>
        <w:t>{ "name": "ANG MO KIO AVENUE 1", "points": 12, "exists": true },</w:t>
      </w:r>
    </w:p>
    <w:p w14:paraId="0B295D4F" w14:textId="77777777" w:rsidR="00421701" w:rsidRDefault="00000000">
      <w:r>
        <w:t>{ "name": "ANG MO KIO AVENUE 8", "points": 5, "exists": false }</w:t>
      </w:r>
    </w:p>
    <w:p w14:paraId="4CED4430" w14:textId="77777777" w:rsidR="00421701" w:rsidRDefault="00000000">
      <w:r>
        <w:t>],</w:t>
      </w:r>
    </w:p>
    <w:p w14:paraId="455DD0E2" w14:textId="77777777" w:rsidR="00421701" w:rsidRDefault="00000000">
      <w:r>
        <w:t>"fallback": false</w:t>
      </w:r>
    </w:p>
    <w:p w14:paraId="3B235A13" w14:textId="77777777" w:rsidR="00421701" w:rsidRDefault="00000000">
      <w:r>
        <w:t>}</w:t>
      </w:r>
    </w:p>
    <w:p w14:paraId="56435AED" w14:textId="77777777" w:rsidR="00421701" w:rsidRDefault="00000000">
      <w:r>
        <w:t>```</w:t>
      </w:r>
    </w:p>
    <w:p w14:paraId="71040FA2" w14:textId="77777777" w:rsidR="00421701" w:rsidRDefault="00000000">
      <w:r>
        <w:t>If the backend can only return planning-area fallback results, `fallback` is `true` and items will not be preselected by the frontend.</w:t>
      </w:r>
    </w:p>
    <w:p w14:paraId="43D8BC60" w14:textId="77777777" w:rsidR="00421701" w:rsidRDefault="00000000">
      <w:pPr>
        <w:pStyle w:val="Heading3"/>
      </w:pPr>
      <w:r>
        <w:t>`GET /api/projects/roads-in-bounds`</w:t>
      </w:r>
    </w:p>
    <w:p w14:paraId="6CBF98E5" w14:textId="77777777" w:rsidR="00421701" w:rsidRDefault="00000000">
      <w:r>
        <w:t>Returns road polylines for the current viewport.</w:t>
      </w:r>
    </w:p>
    <w:p w14:paraId="0D598A39" w14:textId="77777777" w:rsidR="00421701" w:rsidRDefault="00000000">
      <w:r>
        <w:t>Query params:</w:t>
      </w:r>
    </w:p>
    <w:p w14:paraId="3F185817" w14:textId="77777777" w:rsidR="00421701" w:rsidRDefault="00000000">
      <w:pPr>
        <w:pStyle w:val="ListBullet"/>
      </w:pPr>
      <w:r>
        <w:t>`minLat`</w:t>
      </w:r>
    </w:p>
    <w:p w14:paraId="23F84AB7" w14:textId="77777777" w:rsidR="00421701" w:rsidRDefault="00000000">
      <w:pPr>
        <w:pStyle w:val="ListBullet"/>
      </w:pPr>
      <w:r>
        <w:t>`minLng`</w:t>
      </w:r>
    </w:p>
    <w:p w14:paraId="07571897" w14:textId="77777777" w:rsidR="00421701" w:rsidRDefault="00000000">
      <w:pPr>
        <w:pStyle w:val="ListBullet"/>
      </w:pPr>
      <w:r>
        <w:t>`maxLat`</w:t>
      </w:r>
    </w:p>
    <w:p w14:paraId="3356FE9F" w14:textId="77777777" w:rsidR="00421701" w:rsidRDefault="00000000">
      <w:pPr>
        <w:pStyle w:val="ListBullet"/>
      </w:pPr>
      <w:r>
        <w:t>`maxLng`</w:t>
      </w:r>
    </w:p>
    <w:p w14:paraId="2B72E238" w14:textId="77777777" w:rsidR="00421701" w:rsidRDefault="00000000">
      <w:pPr>
        <w:pStyle w:val="ListBullet"/>
      </w:pPr>
      <w:r>
        <w:t>optional `limit`</w:t>
      </w:r>
    </w:p>
    <w:p w14:paraId="715D4A9E" w14:textId="77777777" w:rsidR="00421701" w:rsidRDefault="00000000">
      <w:r>
        <w:t>Response:</w:t>
      </w:r>
    </w:p>
    <w:p w14:paraId="23048C28" w14:textId="77777777" w:rsidR="00421701" w:rsidRDefault="00000000">
      <w:r>
        <w:t>```json</w:t>
      </w:r>
    </w:p>
    <w:p w14:paraId="00819EA5" w14:textId="77777777" w:rsidR="00421701" w:rsidRDefault="00000000">
      <w:r>
        <w:t>{</w:t>
      </w:r>
    </w:p>
    <w:p w14:paraId="07AFD7B1" w14:textId="77777777" w:rsidR="00421701" w:rsidRDefault="00000000">
      <w:r>
        <w:t>"roads": [</w:t>
      </w:r>
    </w:p>
    <w:p w14:paraId="7FF25A2B" w14:textId="77777777" w:rsidR="00421701" w:rsidRDefault="00000000">
      <w:r>
        <w:t>{</w:t>
      </w:r>
    </w:p>
    <w:p w14:paraId="0F7A2A28" w14:textId="77777777" w:rsidR="00421701" w:rsidRDefault="00000000">
      <w:r>
        <w:t>"name": "ANG MO KIO AVENUE 1",</w:t>
      </w:r>
    </w:p>
    <w:p w14:paraId="5CB00C6F" w14:textId="77777777" w:rsidR="00421701" w:rsidRDefault="00000000">
      <w:r>
        <w:t>"exists": true,</w:t>
      </w:r>
    </w:p>
    <w:p w14:paraId="68D9D83C" w14:textId="77777777" w:rsidR="00421701" w:rsidRDefault="00000000">
      <w:r>
        <w:t>"coords": [[1.3720, 103.8480], [1.3722, 103.8485]]</w:t>
      </w:r>
    </w:p>
    <w:p w14:paraId="084974CE" w14:textId="77777777" w:rsidR="00421701" w:rsidRDefault="00000000">
      <w:r>
        <w:t>}</w:t>
      </w:r>
    </w:p>
    <w:p w14:paraId="0512B1BF" w14:textId="77777777" w:rsidR="00421701" w:rsidRDefault="00000000">
      <w:r>
        <w:t>]</w:t>
      </w:r>
    </w:p>
    <w:p w14:paraId="393994A0" w14:textId="77777777" w:rsidR="00421701" w:rsidRDefault="00000000">
      <w:r>
        <w:t>}</w:t>
      </w:r>
    </w:p>
    <w:p w14:paraId="7107865A" w14:textId="77777777" w:rsidR="00421701" w:rsidRDefault="00000000">
      <w:r>
        <w:t>```</w:t>
      </w:r>
    </w:p>
    <w:p w14:paraId="48BA2ECB" w14:textId="77777777" w:rsidR="00421701" w:rsidRDefault="00000000">
      <w:pPr>
        <w:pStyle w:val="Heading3"/>
      </w:pPr>
      <w:r>
        <w:t>`GET /api/projects/planning-areas-in-bounds`</w:t>
      </w:r>
    </w:p>
    <w:p w14:paraId="29A20494" w14:textId="77777777" w:rsidR="00421701" w:rsidRDefault="00000000">
      <w:r>
        <w:t>Returns planning-area polygon parts for the viewport.</w:t>
      </w:r>
    </w:p>
    <w:p w14:paraId="47966BA5" w14:textId="77777777" w:rsidR="00421701" w:rsidRDefault="00000000">
      <w:r>
        <w:t>```json</w:t>
      </w:r>
    </w:p>
    <w:p w14:paraId="70AC7686" w14:textId="77777777" w:rsidR="00421701" w:rsidRDefault="00000000">
      <w:r>
        <w:t>{</w:t>
      </w:r>
    </w:p>
    <w:p w14:paraId="234BEDDD" w14:textId="77777777" w:rsidR="00421701" w:rsidRDefault="00000000">
      <w:r>
        <w:t>"areas": [</w:t>
      </w:r>
    </w:p>
    <w:p w14:paraId="32F10270" w14:textId="77777777" w:rsidR="00421701" w:rsidRDefault="00000000">
      <w:r>
        <w:t>{</w:t>
      </w:r>
    </w:p>
    <w:p w14:paraId="62F763A5" w14:textId="77777777" w:rsidR="00421701" w:rsidRDefault="00000000">
      <w:r>
        <w:t>"name": "Ang Mo Kio",</w:t>
      </w:r>
    </w:p>
    <w:p w14:paraId="47B68C6E" w14:textId="77777777" w:rsidR="00421701" w:rsidRDefault="00000000">
      <w:r>
        <w:t>"region": "North-East",</w:t>
      </w:r>
    </w:p>
    <w:p w14:paraId="4136297C" w14:textId="77777777" w:rsidR="00421701" w:rsidRDefault="00000000">
      <w:r>
        <w:t>"partIndex": 0,</w:t>
      </w:r>
    </w:p>
    <w:p w14:paraId="55E24580" w14:textId="77777777" w:rsidR="00421701" w:rsidRDefault="00000000">
      <w:r>
        <w:t>"coords": [[1.37, 103.84], [1.38, 103.84], [1.38, 103.85], [1.37, 103.84]]</w:t>
      </w:r>
    </w:p>
    <w:p w14:paraId="649115F7" w14:textId="77777777" w:rsidR="00421701" w:rsidRDefault="00000000">
      <w:r>
        <w:t>}</w:t>
      </w:r>
    </w:p>
    <w:p w14:paraId="2D049619" w14:textId="77777777" w:rsidR="00421701" w:rsidRDefault="00000000">
      <w:r>
        <w:t>]</w:t>
      </w:r>
    </w:p>
    <w:p w14:paraId="23FF101B" w14:textId="77777777" w:rsidR="00421701" w:rsidRDefault="00000000">
      <w:r>
        <w:t>}</w:t>
      </w:r>
    </w:p>
    <w:p w14:paraId="0B19992E" w14:textId="77777777" w:rsidR="00421701" w:rsidRDefault="00000000">
      <w:r>
        <w:t>```</w:t>
      </w:r>
    </w:p>
    <w:p w14:paraId="7016241E" w14:textId="77777777" w:rsidR="00421701" w:rsidRDefault="00000000">
      <w:pPr>
        <w:pStyle w:val="Heading2"/>
      </w:pPr>
      <w:r>
        <w:t>Segment management and copying</w:t>
      </w:r>
    </w:p>
    <w:p w14:paraId="1C748BC3" w14:textId="77777777" w:rsidR="00421701" w:rsidRDefault="00000000">
      <w:pPr>
        <w:pStyle w:val="Heading3"/>
      </w:pPr>
      <w:r>
        <w:t>`DELETE /api/projects/&lt;project_name&gt;/segments/&lt;segment_index&gt;`</w:t>
      </w:r>
    </w:p>
    <w:p w14:paraId="3E226ADE" w14:textId="77777777" w:rsidR="00421701" w:rsidRDefault="00000000">
      <w:r>
        <w:t>Deletes a single segment and its associated image reference where applicable.</w:t>
      </w:r>
    </w:p>
    <w:p w14:paraId="496A94E0" w14:textId="77777777" w:rsidR="00421701" w:rsidRDefault="00000000">
      <w:pPr>
        <w:pStyle w:val="Heading3"/>
      </w:pPr>
      <w:r>
        <w:t>`POST /api/projects/&lt;project_name&gt;/segments/delete-batch`</w:t>
      </w:r>
    </w:p>
    <w:p w14:paraId="18DE2121" w14:textId="77777777" w:rsidR="00421701" w:rsidRDefault="00000000">
      <w:r>
        <w:t>Deletes multiple segments.</w:t>
      </w:r>
    </w:p>
    <w:p w14:paraId="1CA9BAF8" w14:textId="77777777" w:rsidR="00421701" w:rsidRDefault="00000000">
      <w:r>
        <w:t>```json</w:t>
      </w:r>
    </w:p>
    <w:p w14:paraId="3676769D" w14:textId="77777777" w:rsidR="00421701" w:rsidRDefault="00000000">
      <w:r>
        <w:t>{ "indices": [0, 3, 7] }</w:t>
      </w:r>
    </w:p>
    <w:p w14:paraId="79B1398D" w14:textId="77777777" w:rsidR="00421701" w:rsidRDefault="00000000">
      <w:r>
        <w:t>```</w:t>
      </w:r>
    </w:p>
    <w:p w14:paraId="1EF9D23B" w14:textId="77777777" w:rsidR="00421701" w:rsidRDefault="00000000">
      <w:pPr>
        <w:pStyle w:val="Heading3"/>
      </w:pPr>
      <w:r>
        <w:t>`POST /api/projects/check-collisions`</w:t>
      </w:r>
    </w:p>
    <w:p w14:paraId="7102EC96" w14:textId="77777777" w:rsidR="00421701" w:rsidRDefault="00000000">
      <w:r>
        <w:t>Checks image-reference collisions before copying segments between projects.</w:t>
      </w:r>
    </w:p>
    <w:p w14:paraId="183B1774" w14:textId="77777777" w:rsidR="00421701" w:rsidRDefault="00000000">
      <w:r>
        <w:t>```json</w:t>
      </w:r>
    </w:p>
    <w:p w14:paraId="2DFF726B" w14:textId="77777777" w:rsidR="00421701" w:rsidRDefault="00000000">
      <w:r>
        <w:t>{</w:t>
      </w:r>
    </w:p>
    <w:p w14:paraId="3BD52BF8" w14:textId="77777777" w:rsidR="00421701" w:rsidRDefault="00000000">
      <w:r>
        <w:t>"sourceProject": "ProjectA",</w:t>
      </w:r>
    </w:p>
    <w:p w14:paraId="7C048C4D" w14:textId="77777777" w:rsidR="00421701" w:rsidRDefault="00000000">
      <w:r>
        <w:t>"targetProject": "ProjectB",</w:t>
      </w:r>
    </w:p>
    <w:p w14:paraId="5587638D" w14:textId="77777777" w:rsidR="00421701" w:rsidRDefault="00000000">
      <w:r>
        <w:t>"indices": [0, 1, 2]</w:t>
      </w:r>
    </w:p>
    <w:p w14:paraId="4603028C" w14:textId="77777777" w:rsidR="00421701" w:rsidRDefault="00000000">
      <w:r>
        <w:t>}</w:t>
      </w:r>
    </w:p>
    <w:p w14:paraId="7C858507" w14:textId="77777777" w:rsidR="00421701" w:rsidRDefault="00000000">
      <w:r>
        <w:t>```</w:t>
      </w:r>
    </w:p>
    <w:p w14:paraId="294D6B62" w14:textId="77777777" w:rsidR="00421701" w:rsidRDefault="00000000">
      <w:r>
        <w:t>```json</w:t>
      </w:r>
    </w:p>
    <w:p w14:paraId="1A1D6299" w14:textId="77777777" w:rsidR="00421701" w:rsidRDefault="00000000">
      <w:r>
        <w:t>{ "ok": true, "collisions": [] }</w:t>
      </w:r>
    </w:p>
    <w:p w14:paraId="745C52CF" w14:textId="77777777" w:rsidR="00421701" w:rsidRDefault="00000000">
      <w:r>
        <w:t>```</w:t>
      </w:r>
    </w:p>
    <w:p w14:paraId="14E1B721" w14:textId="77777777" w:rsidR="00421701" w:rsidRDefault="00000000">
      <w:pPr>
        <w:pStyle w:val="Heading3"/>
      </w:pPr>
      <w:r>
        <w:t>`POST /api/projects/copy-segments`</w:t>
      </w:r>
    </w:p>
    <w:p w14:paraId="323B1E11" w14:textId="77777777" w:rsidR="00421701" w:rsidRDefault="00000000">
      <w:r>
        <w:t>Copies selected segments into another project.</w:t>
      </w:r>
    </w:p>
    <w:p w14:paraId="20FD4B0B" w14:textId="77777777" w:rsidR="00421701" w:rsidRDefault="00000000">
      <w:r>
        <w:t>```json</w:t>
      </w:r>
    </w:p>
    <w:p w14:paraId="3034A8CF" w14:textId="77777777" w:rsidR="00421701" w:rsidRDefault="00000000">
      <w:r>
        <w:t>{</w:t>
      </w:r>
    </w:p>
    <w:p w14:paraId="6F3CCF6F" w14:textId="77777777" w:rsidR="00421701" w:rsidRDefault="00000000">
      <w:r>
        <w:t>"sourceProject": "ProjectA",</w:t>
      </w:r>
    </w:p>
    <w:p w14:paraId="0AEEC50C" w14:textId="77777777" w:rsidR="00421701" w:rsidRDefault="00000000">
      <w:r>
        <w:t>"targetProject": "ProjectB",</w:t>
      </w:r>
    </w:p>
    <w:p w14:paraId="050A0A3F" w14:textId="77777777" w:rsidR="00421701" w:rsidRDefault="00000000">
      <w:r>
        <w:t>"indices": [0, 1, 2],</w:t>
      </w:r>
    </w:p>
    <w:p w14:paraId="6D37BECB" w14:textId="77777777" w:rsidR="00421701" w:rsidRDefault="00000000">
      <w:r>
        <w:t>"createTarget": true,</w:t>
      </w:r>
    </w:p>
    <w:p w14:paraId="0E9F5C86" w14:textId="77777777" w:rsidR="00421701" w:rsidRDefault="00000000">
      <w:r>
        <w:t>"replace": false,</w:t>
      </w:r>
    </w:p>
    <w:p w14:paraId="12AD2E04" w14:textId="77777777" w:rsidR="00421701" w:rsidRDefault="00000000">
      <w:r>
        <w:t>"tags": ["copied"]</w:t>
      </w:r>
    </w:p>
    <w:p w14:paraId="18CAFECF" w14:textId="77777777" w:rsidR="00421701" w:rsidRDefault="00000000">
      <w:r>
        <w:t>}</w:t>
      </w:r>
    </w:p>
    <w:p w14:paraId="3E9E1D3F" w14:textId="77777777" w:rsidR="00421701" w:rsidRDefault="00000000">
      <w:r>
        <w:t>```</w:t>
      </w:r>
    </w:p>
    <w:p w14:paraId="52D4CFC1" w14:textId="77777777" w:rsidR="00421701" w:rsidRDefault="00000000">
      <w:pPr>
        <w:pStyle w:val="Heading2"/>
      </w:pPr>
      <w:r>
        <w:t>Autocode endpoints</w:t>
      </w:r>
    </w:p>
    <w:p w14:paraId="4932FF19" w14:textId="77777777" w:rsidR="00421701" w:rsidRDefault="00000000">
      <w:pPr>
        <w:pStyle w:val="Heading3"/>
      </w:pPr>
      <w:r>
        <w:t>`POST /api/projects/&lt;project_name&gt;/autocode/image`</w:t>
      </w:r>
    </w:p>
    <w:p w14:paraId="44712FB5" w14:textId="77777777" w:rsidR="00421701" w:rsidRDefault="00000000">
      <w:r>
        <w:t>CV auto-code for one image.</w:t>
      </w:r>
    </w:p>
    <w:p w14:paraId="4540137D" w14:textId="77777777" w:rsidR="00421701" w:rsidRDefault="00000000">
      <w:r>
        <w:t>```json</w:t>
      </w:r>
    </w:p>
    <w:p w14:paraId="463868FE" w14:textId="77777777" w:rsidR="00421701" w:rsidRDefault="00000000">
      <w:r>
        <w:t>{ "imageRef": "AMK_AVE_1__Cam1_0001.jpg" }</w:t>
      </w:r>
    </w:p>
    <w:p w14:paraId="7D20B628" w14:textId="77777777" w:rsidR="00421701" w:rsidRDefault="00000000">
      <w:r>
        <w:t>```</w:t>
      </w:r>
    </w:p>
    <w:p w14:paraId="6AF90D39" w14:textId="77777777" w:rsidR="00421701" w:rsidRDefault="00000000">
      <w:r>
        <w:t>Response includes at least `updates` and `changed_fields`, and may also include `gradient_pct` when LAZ-derived grade data is available.</w:t>
      </w:r>
    </w:p>
    <w:p w14:paraId="6F7D24BD" w14:textId="77777777" w:rsidR="00421701" w:rsidRDefault="00000000">
      <w:pPr>
        <w:pStyle w:val="Heading3"/>
      </w:pPr>
      <w:r>
        <w:t>`POST /api/projects/&lt;project_name&gt;/autocode/gis`</w:t>
      </w:r>
    </w:p>
    <w:p w14:paraId="2EF74931" w14:textId="77777777" w:rsidR="00421701" w:rsidRDefault="00000000">
      <w:r>
        <w:t>GIS auto-code for one segment.</w:t>
      </w:r>
    </w:p>
    <w:p w14:paraId="5FBFB13E" w14:textId="77777777" w:rsidR="00421701" w:rsidRDefault="00000000">
      <w:r>
        <w:t>```json</w:t>
      </w:r>
    </w:p>
    <w:p w14:paraId="57FF8C8F" w14:textId="77777777" w:rsidR="00421701" w:rsidRDefault="00000000">
      <w:r>
        <w:t>{ "coords": [[103.81, 1.35], [103.82, 1.36]] }</w:t>
      </w:r>
    </w:p>
    <w:p w14:paraId="01C03F84" w14:textId="77777777" w:rsidR="00421701" w:rsidRDefault="00000000">
      <w:r>
        <w:t>```</w:t>
      </w:r>
    </w:p>
    <w:p w14:paraId="47515E34" w14:textId="77777777" w:rsidR="00421701" w:rsidRDefault="00000000">
      <w:r>
        <w:t>Optional field filtering is supported through a `fields` array in the request body.</w:t>
      </w:r>
    </w:p>
    <w:p w14:paraId="1797D407" w14:textId="77777777" w:rsidR="00421701" w:rsidRDefault="00000000">
      <w:pPr>
        <w:pStyle w:val="Heading3"/>
      </w:pPr>
      <w:r>
        <w:t>`POST /api/projects/&lt;project_name&gt;/autocode/all`</w:t>
      </w:r>
    </w:p>
    <w:p w14:paraId="36ADC093" w14:textId="77777777" w:rsidR="00421701" w:rsidRDefault="00000000">
      <w:r>
        <w:t>Supports three shapes:</w:t>
      </w:r>
    </w:p>
    <w:p w14:paraId="42C18B70" w14:textId="77777777" w:rsidR="00421701" w:rsidRDefault="00000000">
      <w:r>
        <w:t>| Mode | Example payload |</w:t>
      </w:r>
    </w:p>
    <w:p w14:paraId="160F1ED5" w14:textId="77777777" w:rsidR="00421701" w:rsidRDefault="00000000">
      <w:r>
        <w:t>|---|---|</w:t>
      </w:r>
    </w:p>
    <w:p w14:paraId="5D1E8E5E" w14:textId="77777777" w:rsidR="00421701" w:rsidRDefault="00000000">
      <w:r>
        <w:t>| single segment | `{ "imageRef": "...", "coords": [...], "index": 0 }` |</w:t>
      </w:r>
    </w:p>
    <w:p w14:paraId="7848A6CE" w14:textId="77777777" w:rsidR="00421701" w:rsidRDefault="00000000">
      <w:r>
        <w:t>| all rows | `{ "all": true, "save": false, "fields": ["Curvature"] }` |</w:t>
      </w:r>
    </w:p>
    <w:p w14:paraId="163413F1" w14:textId="77777777" w:rsidR="00421701" w:rsidRDefault="00000000">
      <w:r>
        <w:t>| selected rows | `{ "indices": [0, 3], "save": false }` |</w:t>
      </w:r>
    </w:p>
    <w:p w14:paraId="66EDB5A0" w14:textId="77777777" w:rsidR="00421701" w:rsidRDefault="00000000">
      <w:r>
        <w:t>Bulk response shape:</w:t>
      </w:r>
    </w:p>
    <w:p w14:paraId="485DBA5A" w14:textId="77777777" w:rsidR="00421701" w:rsidRDefault="00000000">
      <w:r>
        <w:t>```json</w:t>
      </w:r>
    </w:p>
    <w:p w14:paraId="4EC2F8DE" w14:textId="77777777" w:rsidR="00421701" w:rsidRDefault="00000000">
      <w:r>
        <w:t>{</w:t>
      </w:r>
    </w:p>
    <w:p w14:paraId="28D24540" w14:textId="77777777" w:rsidR="00421701" w:rsidRDefault="00000000">
      <w:r>
        <w:t>"saved": false,</w:t>
      </w:r>
    </w:p>
    <w:p w14:paraId="25B7719B" w14:textId="77777777" w:rsidR="00421701" w:rsidRDefault="00000000">
      <w:r>
        <w:t>"total": 2,</w:t>
      </w:r>
    </w:p>
    <w:p w14:paraId="098E1A7C" w14:textId="77777777" w:rsidR="00421701" w:rsidRDefault="00000000">
      <w:r>
        <w:t>"ok": 2,</w:t>
      </w:r>
    </w:p>
    <w:p w14:paraId="2B9AABFD" w14:textId="77777777" w:rsidR="00421701" w:rsidRDefault="00000000">
      <w:r>
        <w:t>"fail": 0,</w:t>
      </w:r>
    </w:p>
    <w:p w14:paraId="67C4D170" w14:textId="77777777" w:rsidR="00421701" w:rsidRDefault="00000000">
      <w:r>
        <w:t>"errors": [],</w:t>
      </w:r>
    </w:p>
    <w:p w14:paraId="04A3AF4D" w14:textId="77777777" w:rsidR="00421701" w:rsidRDefault="00000000">
      <w:r>
        <w:t>"changed_by_row": {</w:t>
      </w:r>
    </w:p>
    <w:p w14:paraId="1688C8E2" w14:textId="77777777" w:rsidR="00421701" w:rsidRDefault="00000000">
      <w:r>
        <w:t>"0": ["Curvature"]</w:t>
      </w:r>
    </w:p>
    <w:p w14:paraId="188F4A84" w14:textId="77777777" w:rsidR="00421701" w:rsidRDefault="00000000">
      <w:r>
        <w:t>},</w:t>
      </w:r>
    </w:p>
    <w:p w14:paraId="4C2A5736" w14:textId="77777777" w:rsidR="00421701" w:rsidRDefault="00000000">
      <w:r>
        <w:t>"sources_by_row": {</w:t>
      </w:r>
    </w:p>
    <w:p w14:paraId="0F60815F" w14:textId="77777777" w:rsidR="00421701" w:rsidRDefault="00000000">
      <w:r>
        <w:t>"0": { "Curvature": "GIS" }</w:t>
      </w:r>
    </w:p>
    <w:p w14:paraId="044FC952" w14:textId="77777777" w:rsidR="00421701" w:rsidRDefault="00000000">
      <w:r>
        <w:t>},</w:t>
      </w:r>
    </w:p>
    <w:p w14:paraId="03EAFDEC" w14:textId="77777777" w:rsidR="00421701" w:rsidRDefault="00000000">
      <w:r>
        <w:t>"updated_attributes": [</w:t>
      </w:r>
    </w:p>
    <w:p w14:paraId="691C03E0" w14:textId="77777777" w:rsidR="00421701" w:rsidRDefault="00000000">
      <w:r>
        <w:t>{ "Curvature": 1 }</w:t>
      </w:r>
    </w:p>
    <w:p w14:paraId="72CD8A9A" w14:textId="77777777" w:rsidR="00421701" w:rsidRDefault="00000000">
      <w:r>
        <w:t>]</w:t>
      </w:r>
    </w:p>
    <w:p w14:paraId="524B3B2B" w14:textId="77777777" w:rsidR="00421701" w:rsidRDefault="00000000">
      <w:r>
        <w:t>}</w:t>
      </w:r>
    </w:p>
    <w:p w14:paraId="2B29B8F7" w14:textId="77777777" w:rsidR="00421701" w:rsidRDefault="00000000">
      <w:r>
        <w:t>```</w:t>
      </w:r>
    </w:p>
    <w:p w14:paraId="7AA9951F" w14:textId="77777777" w:rsidR="00421701" w:rsidRDefault="00000000">
      <w:pPr>
        <w:pStyle w:val="Heading3"/>
      </w:pPr>
      <w:r>
        <w:t>`GET /api/projects/&lt;project_name&gt;/autocode-metadata`</w:t>
      </w:r>
    </w:p>
    <w:p w14:paraId="56CACBB5" w14:textId="77777777" w:rsidR="00421701" w:rsidRDefault="00000000">
      <w:r>
        <w:t>Reads saved autocode provenance metadata.</w:t>
      </w:r>
    </w:p>
    <w:p w14:paraId="3CF5CBED" w14:textId="77777777" w:rsidR="00421701" w:rsidRDefault="00000000">
      <w:r>
        <w:t>```json</w:t>
      </w:r>
    </w:p>
    <w:p w14:paraId="3C9D0F86" w14:textId="77777777" w:rsidR="00421701" w:rsidRDefault="00000000">
      <w:r>
        <w:t>{</w:t>
      </w:r>
    </w:p>
    <w:p w14:paraId="70696C02" w14:textId="77777777" w:rsidR="00421701" w:rsidRDefault="00000000">
      <w:r>
        <w:t>"changedFieldsByRow": { "0": ["Curvature"] },</w:t>
      </w:r>
    </w:p>
    <w:p w14:paraId="17616AE3" w14:textId="77777777" w:rsidR="00421701" w:rsidRDefault="00000000">
      <w:r>
        <w:t>"fieldSourcesByRow": { "0": { "Curvature": "GIS" } }</w:t>
      </w:r>
    </w:p>
    <w:p w14:paraId="0F4E3825" w14:textId="77777777" w:rsidR="00421701" w:rsidRDefault="00000000">
      <w:r>
        <w:t>}</w:t>
      </w:r>
    </w:p>
    <w:p w14:paraId="46CCA754" w14:textId="77777777" w:rsidR="00421701" w:rsidRDefault="00000000">
      <w:r>
        <w:t>```</w:t>
      </w:r>
    </w:p>
    <w:p w14:paraId="343C0AB9" w14:textId="77777777" w:rsidR="00421701" w:rsidRDefault="00000000">
      <w:pPr>
        <w:pStyle w:val="Heading3"/>
      </w:pPr>
      <w:r>
        <w:t>`POST /api/projects/&lt;project_name&gt;/autocode-metadata`</w:t>
      </w:r>
    </w:p>
    <w:p w14:paraId="7E742070" w14:textId="77777777" w:rsidR="00421701" w:rsidRDefault="00000000">
      <w:r>
        <w:t>Writes the autocode metadata JSON used by the coding page.</w:t>
      </w:r>
    </w:p>
    <w:p w14:paraId="480D6298" w14:textId="77777777" w:rsidR="00421701" w:rsidRDefault="00000000">
      <w:pPr>
        <w:pStyle w:val="Heading2"/>
      </w:pPr>
      <w:r>
        <w:t>Baseline endpoints</w:t>
      </w:r>
    </w:p>
    <w:p w14:paraId="448C4F70" w14:textId="77777777" w:rsidR="00421701" w:rsidRDefault="00000000">
      <w:pPr>
        <w:pStyle w:val="Heading3"/>
      </w:pPr>
      <w:r>
        <w:t>`GET /api/projects/&lt;project_name&gt;/baseline/exists`</w:t>
      </w:r>
    </w:p>
    <w:p w14:paraId="55D05CF2" w14:textId="77777777" w:rsidR="00421701" w:rsidRDefault="00000000">
      <w:r>
        <w:t>```json</w:t>
      </w:r>
    </w:p>
    <w:p w14:paraId="358A80EA" w14:textId="77777777" w:rsidR="00421701" w:rsidRDefault="00000000">
      <w:r>
        <w:t>{ "exists": true }</w:t>
      </w:r>
    </w:p>
    <w:p w14:paraId="1D80520C" w14:textId="77777777" w:rsidR="00421701" w:rsidRDefault="00000000">
      <w:r>
        <w:t>```</w:t>
      </w:r>
    </w:p>
    <w:p w14:paraId="5ED8634F" w14:textId="77777777" w:rsidR="00421701" w:rsidRDefault="00000000">
      <w:pPr>
        <w:pStyle w:val="Heading3"/>
      </w:pPr>
      <w:r>
        <w:t>`GET /api/projects/&lt;project_name&gt;/baseline`</w:t>
      </w:r>
    </w:p>
    <w:p w14:paraId="2E66BC72" w14:textId="77777777" w:rsidR="00421701" w:rsidRDefault="00000000">
      <w:r>
        <w:t>Returns baseline attribute rows, or `rows: []` if none exist yet.</w:t>
      </w:r>
    </w:p>
    <w:p w14:paraId="365826B9" w14:textId="77777777" w:rsidR="00421701" w:rsidRDefault="00000000">
      <w:pPr>
        <w:pStyle w:val="Heading3"/>
      </w:pPr>
      <w:r>
        <w:t>`POST /api/projects/&lt;project_name&gt;/baseline`</w:t>
      </w:r>
    </w:p>
    <w:p w14:paraId="6ED261B8" w14:textId="77777777" w:rsidR="00421701" w:rsidRDefault="00000000">
      <w:r>
        <w:t>Persists a baseline attribute table.</w:t>
      </w:r>
    </w:p>
    <w:p w14:paraId="17FBB9DF" w14:textId="77777777" w:rsidR="00421701" w:rsidRDefault="00000000">
      <w:r>
        <w:t>```json</w:t>
      </w:r>
    </w:p>
    <w:p w14:paraId="2F165463" w14:textId="77777777" w:rsidR="00421701" w:rsidRDefault="00000000">
      <w:r>
        <w:t>{</w:t>
      </w:r>
    </w:p>
    <w:p w14:paraId="06B03289" w14:textId="77777777" w:rsidR="00421701" w:rsidRDefault="00000000">
      <w:r>
        <w:t>"rows": [</w:t>
      </w:r>
    </w:p>
    <w:p w14:paraId="308F59B5" w14:textId="77777777" w:rsidR="00421701" w:rsidRDefault="00000000">
      <w:r>
        <w:t>{ "Facility Type": 2 }</w:t>
      </w:r>
    </w:p>
    <w:p w14:paraId="0671477B" w14:textId="77777777" w:rsidR="00421701" w:rsidRDefault="00000000">
      <w:r>
        <w:t>]</w:t>
      </w:r>
    </w:p>
    <w:p w14:paraId="42CFDB2D" w14:textId="77777777" w:rsidR="00421701" w:rsidRDefault="00000000">
      <w:r>
        <w:t>}</w:t>
      </w:r>
    </w:p>
    <w:p w14:paraId="3B182E9B" w14:textId="77777777" w:rsidR="00421701" w:rsidRDefault="00000000">
      <w:r>
        <w:t>```</w:t>
      </w:r>
    </w:p>
    <w:p w14:paraId="29C0C14F" w14:textId="77777777" w:rsidR="00421701" w:rsidRDefault="00000000">
      <w:pPr>
        <w:pStyle w:val="Heading2"/>
      </w:pPr>
      <w:r>
        <w:t>Visualization and GIS-context endpoints</w:t>
      </w:r>
    </w:p>
    <w:p w14:paraId="62C4B4BC" w14:textId="77777777" w:rsidR="00421701" w:rsidRDefault="00000000">
      <w:pPr>
        <w:pStyle w:val="Heading3"/>
      </w:pPr>
      <w:r>
        <w:t>`POST /api/projects/&lt;project_name&gt;/curvature/visualize`</w:t>
      </w:r>
    </w:p>
    <w:p w14:paraId="2F56839D" w14:textId="77777777" w:rsidR="00421701" w:rsidRDefault="00000000">
      <w:r>
        <w:t>Returns geometry and numeric context for the curvature visualization panel.</w:t>
      </w:r>
    </w:p>
    <w:p w14:paraId="2503E66B" w14:textId="77777777" w:rsidR="00421701" w:rsidRDefault="00000000">
      <w:pPr>
        <w:pStyle w:val="Heading3"/>
      </w:pPr>
      <w:r>
        <w:t>`POST /api/projects/&lt;project_name&gt;/width/visualize`</w:t>
      </w:r>
    </w:p>
    <w:p w14:paraId="21AB5C2F" w14:textId="77777777" w:rsidR="00421701" w:rsidRDefault="00000000">
      <w:r>
        <w:t>Returns geometry and search-ring context for the width visualization panel.</w:t>
      </w:r>
    </w:p>
    <w:p w14:paraId="45FC2B39" w14:textId="77777777" w:rsidR="00421701" w:rsidRDefault="00000000">
      <w:pPr>
        <w:pStyle w:val="Heading3"/>
      </w:pPr>
      <w:r>
        <w:t>`POST /api/projects/&lt;project_name&gt;/gis/layers`</w:t>
      </w:r>
    </w:p>
    <w:p w14:paraId="761313BA" w14:textId="77777777" w:rsidR="00421701" w:rsidRDefault="00000000">
      <w:r>
        <w:t>Returns nearby GIS features around a point for the coding map overlay.</w:t>
      </w:r>
    </w:p>
    <w:p w14:paraId="54E8C799" w14:textId="77777777" w:rsidR="00421701" w:rsidRDefault="00000000">
      <w:pPr>
        <w:pStyle w:val="Heading3"/>
      </w:pPr>
      <w:r>
        <w:t>`POST /api/projects/&lt;projectName&gt;/gis/detect`</w:t>
      </w:r>
    </w:p>
    <w:p w14:paraId="013E0A55" w14:textId="77777777" w:rsidR="00421701" w:rsidRDefault="00000000">
      <w:r>
        <w:t>Diagnostic endpoint used to inspect nearby GIS features such as bus stops and bus lanes.</w:t>
      </w:r>
    </w:p>
    <w:p w14:paraId="441F18E0" w14:textId="77777777" w:rsidR="00421701" w:rsidRDefault="00000000">
      <w:pPr>
        <w:pStyle w:val="Heading2"/>
      </w:pPr>
      <w:r>
        <w:t>Treatment endpoints</w:t>
      </w:r>
    </w:p>
    <w:p w14:paraId="780A137A" w14:textId="77777777" w:rsidR="00421701" w:rsidRDefault="00000000">
      <w:pPr>
        <w:pStyle w:val="Heading3"/>
      </w:pPr>
      <w:r>
        <w:t>`POST /api/projects/&lt;project_name&gt;/treatments/preview`</w:t>
      </w:r>
    </w:p>
    <w:p w14:paraId="359A2D47" w14:textId="77777777" w:rsidR="00421701" w:rsidRDefault="00000000">
      <w:r>
        <w:t>Preview one or more treatments for a segment without persisting.</w:t>
      </w:r>
    </w:p>
    <w:p w14:paraId="76C7BD4E" w14:textId="77777777" w:rsidR="00421701" w:rsidRDefault="00000000">
      <w:pPr>
        <w:pStyle w:val="Heading3"/>
      </w:pPr>
      <w:r>
        <w:t>`POST /api/projects/&lt;project_name&gt;/treatments/apply`</w:t>
      </w:r>
    </w:p>
    <w:p w14:paraId="67B6423C" w14:textId="77777777" w:rsidR="00421701" w:rsidRDefault="00000000">
      <w:r>
        <w:t>Apply one or more treatments to a segment and persist the treatment state.</w:t>
      </w:r>
    </w:p>
    <w:p w14:paraId="5617DD06" w14:textId="77777777" w:rsidR="00421701" w:rsidRDefault="00000000">
      <w:r>
        <w:t>Request:</w:t>
      </w:r>
    </w:p>
    <w:p w14:paraId="6C87183A" w14:textId="77777777" w:rsidR="00421701" w:rsidRDefault="00000000">
      <w:r>
        <w:t>```json</w:t>
      </w:r>
    </w:p>
    <w:p w14:paraId="15B95C3D" w14:textId="77777777" w:rsidR="00421701" w:rsidRDefault="00000000">
      <w:r>
        <w:t>{</w:t>
      </w:r>
    </w:p>
    <w:p w14:paraId="03144AAF" w14:textId="77777777" w:rsidR="00421701" w:rsidRDefault="00000000">
      <w:r>
        <w:t>"segment_index": 5,</w:t>
      </w:r>
    </w:p>
    <w:p w14:paraId="3C81C9BB" w14:textId="77777777" w:rsidR="00421701" w:rsidRDefault="00000000">
      <w:r>
        <w:t>"treatment_ids": [1, 9, 14],</w:t>
      </w:r>
    </w:p>
    <w:p w14:paraId="5A24E094" w14:textId="77777777" w:rsidR="00421701" w:rsidRDefault="00000000">
      <w:r>
        <w:t>"image_ref": "Cam1_0006.jpg"</w:t>
      </w:r>
    </w:p>
    <w:p w14:paraId="53C86FD9" w14:textId="77777777" w:rsidR="00421701" w:rsidRDefault="00000000">
      <w:r>
        <w:t>}</w:t>
      </w:r>
    </w:p>
    <w:p w14:paraId="4B77A8C1" w14:textId="77777777" w:rsidR="00421701" w:rsidRDefault="00000000">
      <w:r>
        <w:t>```</w:t>
      </w:r>
    </w:p>
    <w:p w14:paraId="4891D48C" w14:textId="77777777" w:rsidR="00421701" w:rsidRDefault="00000000">
      <w:r>
        <w:t>Response includes:</w:t>
      </w:r>
    </w:p>
    <w:p w14:paraId="1D93CFEF" w14:textId="77777777" w:rsidR="00421701" w:rsidRDefault="00000000">
      <w:pPr>
        <w:pStyle w:val="ListBullet"/>
      </w:pPr>
      <w:r>
        <w:t>`treatments_applied`</w:t>
      </w:r>
    </w:p>
    <w:p w14:paraId="4A9CCBD4" w14:textId="77777777" w:rsidR="00421701" w:rsidRDefault="00000000">
      <w:pPr>
        <w:pStyle w:val="ListBullet"/>
      </w:pPr>
      <w:r>
        <w:t>`modified_attributes`</w:t>
      </w:r>
    </w:p>
    <w:p w14:paraId="7C447335" w14:textId="77777777" w:rsidR="00421701" w:rsidRDefault="00000000">
      <w:pPr>
        <w:pStyle w:val="ListBullet"/>
      </w:pPr>
      <w:r>
        <w:t>`before_scores`</w:t>
      </w:r>
    </w:p>
    <w:p w14:paraId="6904A75F" w14:textId="77777777" w:rsidR="00421701" w:rsidRDefault="00000000">
      <w:pPr>
        <w:pStyle w:val="ListBullet"/>
      </w:pPr>
      <w:r>
        <w:t>`after_scores`</w:t>
      </w:r>
    </w:p>
    <w:p w14:paraId="7295CFBC" w14:textId="77777777" w:rsidR="00421701" w:rsidRDefault="00000000">
      <w:pPr>
        <w:pStyle w:val="Heading3"/>
      </w:pPr>
      <w:r>
        <w:t>`GET /api/projects/&lt;project_name&gt;/treatments/segment/&lt;segment_index&gt;`</w:t>
      </w:r>
    </w:p>
    <w:p w14:paraId="784F5289" w14:textId="77777777" w:rsidR="00421701" w:rsidRDefault="00000000">
      <w:r>
        <w:t>Returns the current treatment state for a specific segment.</w:t>
      </w:r>
    </w:p>
    <w:p w14:paraId="161E39B3" w14:textId="77777777" w:rsidR="00421701" w:rsidRDefault="00000000">
      <w:pPr>
        <w:pStyle w:val="Heading3"/>
      </w:pPr>
      <w:r>
        <w:t>`GET /api/projects/&lt;project_name&gt;/treatments/all`</w:t>
      </w:r>
    </w:p>
    <w:p w14:paraId="2098391C" w14:textId="77777777" w:rsidR="00421701" w:rsidRDefault="00000000">
      <w:r>
        <w:t>Returns all stored treatment states in one call. Only segments with treatments are included.</w:t>
      </w:r>
    </w:p>
    <w:p w14:paraId="0AD399AD" w14:textId="77777777" w:rsidR="00421701" w:rsidRDefault="00000000">
      <w:pPr>
        <w:pStyle w:val="Heading3"/>
      </w:pPr>
      <w:r>
        <w:t>`POST /api/projects/&lt;project_name&gt;/treatments/apply-all`</w:t>
      </w:r>
    </w:p>
    <w:p w14:paraId="72BB45A8" w14:textId="77777777" w:rsidR="00421701" w:rsidRDefault="00000000">
      <w:r>
        <w:t>Applies all applicable treatments across the project.</w:t>
      </w:r>
    </w:p>
    <w:p w14:paraId="156C26A2" w14:textId="77777777" w:rsidR="00421701" w:rsidRDefault="00000000">
      <w:pPr>
        <w:pStyle w:val="Heading3"/>
      </w:pPr>
      <w:r>
        <w:t>`POST /api/projects/&lt;project_name&gt;/treatments/apply-specific`</w:t>
      </w:r>
    </w:p>
    <w:p w14:paraId="7112DE34" w14:textId="77777777" w:rsidR="00421701" w:rsidRDefault="00000000">
      <w:r>
        <w:t>Applies one specific treatment ID across all applicable segments.</w:t>
      </w:r>
    </w:p>
    <w:p w14:paraId="7BE36A6C" w14:textId="77777777" w:rsidR="00421701" w:rsidRDefault="00000000">
      <w:r>
        <w:t>```json</w:t>
      </w:r>
    </w:p>
    <w:p w14:paraId="5E76A30D" w14:textId="77777777" w:rsidR="00421701" w:rsidRDefault="00000000">
      <w:r>
        <w:t>{ "treatment_id": 7 }</w:t>
      </w:r>
    </w:p>
    <w:p w14:paraId="085A0045" w14:textId="77777777" w:rsidR="00421701" w:rsidRDefault="00000000">
      <w:r>
        <w:t>```</w:t>
      </w:r>
    </w:p>
    <w:p w14:paraId="7FC902AC" w14:textId="77777777" w:rsidR="00421701" w:rsidRDefault="00000000">
      <w:pPr>
        <w:pStyle w:val="Heading3"/>
      </w:pPr>
      <w:r>
        <w:t>`POST /api/projects/&lt;project_name&gt;/treatments/reset-all`</w:t>
      </w:r>
    </w:p>
    <w:p w14:paraId="5D7875BF" w14:textId="77777777" w:rsidR="00421701" w:rsidRDefault="00000000">
      <w:r>
        <w:t>Clears pending treatment state.</w:t>
      </w:r>
    </w:p>
    <w:p w14:paraId="714A0490" w14:textId="77777777" w:rsidR="00421701" w:rsidRDefault="00000000">
      <w:pPr>
        <w:pStyle w:val="Heading3"/>
      </w:pPr>
      <w:r>
        <w:t>`POST /api/projects/&lt;project_name&gt;/treatments/save`</w:t>
      </w:r>
    </w:p>
    <w:p w14:paraId="3F9E02E5" w14:textId="77777777" w:rsidR="00421701" w:rsidRDefault="00000000">
      <w:r>
        <w:t>Persists pending treatment edits.</w:t>
      </w:r>
    </w:p>
    <w:p w14:paraId="2BE1EB53" w14:textId="77777777" w:rsidR="00421701" w:rsidRDefault="00000000">
      <w:pPr>
        <w:pStyle w:val="Heading3"/>
      </w:pPr>
      <w:r>
        <w:t>`POST /api/projects/&lt;project_name&gt;/treatments/effectiveness`</w:t>
      </w:r>
    </w:p>
    <w:p w14:paraId="150DAAB8" w14:textId="77777777" w:rsidR="00421701" w:rsidRDefault="00000000">
      <w:r>
        <w:t>Ranks treatments by the number of segments whose overall risk band improves when the treatment is applied in isolation.</w:t>
      </w:r>
    </w:p>
    <w:p w14:paraId="485B06F8" w14:textId="77777777" w:rsidR="00421701" w:rsidRDefault="00000000">
      <w:r>
        <w:t>Optional request:</w:t>
      </w:r>
    </w:p>
    <w:p w14:paraId="672745C9" w14:textId="77777777" w:rsidR="00421701" w:rsidRDefault="00000000">
      <w:r>
        <w:t>```json</w:t>
      </w:r>
    </w:p>
    <w:p w14:paraId="68AD2D39" w14:textId="77777777" w:rsidR="00421701" w:rsidRDefault="00000000">
      <w:r>
        <w:t>{ "treatment_ids": [1, 2, 3] }</w:t>
      </w:r>
    </w:p>
    <w:p w14:paraId="56ACD18D" w14:textId="77777777" w:rsidR="00421701" w:rsidRDefault="00000000">
      <w:r>
        <w:t>```</w:t>
      </w:r>
    </w:p>
    <w:p w14:paraId="3EEFF300" w14:textId="77777777" w:rsidR="00421701" w:rsidRDefault="00000000">
      <w:r>
        <w:t>Response:</w:t>
      </w:r>
    </w:p>
    <w:p w14:paraId="164A2C9B" w14:textId="77777777" w:rsidR="00421701" w:rsidRDefault="00000000">
      <w:r>
        <w:t>```json</w:t>
      </w:r>
    </w:p>
    <w:p w14:paraId="369DF579" w14:textId="77777777" w:rsidR="00421701" w:rsidRDefault="00000000">
      <w:r>
        <w:t>{</w:t>
      </w:r>
    </w:p>
    <w:p w14:paraId="64DF0184" w14:textId="77777777" w:rsidR="00421701" w:rsidRDefault="00000000">
      <w:r>
        <w:t>"ok": true,</w:t>
      </w:r>
    </w:p>
    <w:p w14:paraId="5A4A07A2" w14:textId="77777777" w:rsidR="00421701" w:rsidRDefault="00000000">
      <w:r>
        <w:t>"total_segments": 412,</w:t>
      </w:r>
    </w:p>
    <w:p w14:paraId="6513B428" w14:textId="77777777" w:rsidR="00421701" w:rsidRDefault="00000000">
      <w:r>
        <w:t>"counts": { "1": 180, "2": 0, "3": 45 }</w:t>
      </w:r>
    </w:p>
    <w:p w14:paraId="3FF3485C" w14:textId="77777777" w:rsidR="00421701" w:rsidRDefault="00000000">
      <w:r>
        <w:t>}</w:t>
      </w:r>
    </w:p>
    <w:p w14:paraId="732BC57D" w14:textId="77777777" w:rsidR="00421701" w:rsidRDefault="00000000">
      <w:r>
        <w:t>```</w:t>
      </w:r>
    </w:p>
    <w:p w14:paraId="714444F8" w14:textId="77777777" w:rsidR="00421701" w:rsidRDefault="00000000">
      <w:pPr>
        <w:pStyle w:val="Heading3"/>
      </w:pPr>
      <w:r>
        <w:t>`GET /api/projects/&lt;project_name&gt;/treatments/effectiveness/segment/&lt;segment_index&gt;`</w:t>
      </w:r>
    </w:p>
    <w:p w14:paraId="6316C1F9" w14:textId="77777777" w:rsidR="00421701" w:rsidRDefault="00000000">
      <w:r>
        <w:t>Returns per-treatment score drops for one segment.</w:t>
      </w:r>
    </w:p>
    <w:p w14:paraId="7B1C4C3D" w14:textId="77777777" w:rsidR="00421701" w:rsidRDefault="00000000">
      <w:r>
        <w:t>```json</w:t>
      </w:r>
    </w:p>
    <w:p w14:paraId="07A5B7C0" w14:textId="77777777" w:rsidR="00421701" w:rsidRDefault="00000000">
      <w:r>
        <w:t>{</w:t>
      </w:r>
    </w:p>
    <w:p w14:paraId="7B86F053" w14:textId="77777777" w:rsidR="00421701" w:rsidRDefault="00000000">
      <w:r>
        <w:t>"ok": true,</w:t>
      </w:r>
    </w:p>
    <w:p w14:paraId="02BEAD79" w14:textId="77777777" w:rsidR="00421701" w:rsidRDefault="00000000">
      <w:r>
        <w:t>"score_drops": { "1": 4.2, "3": 0.0 }</w:t>
      </w:r>
    </w:p>
    <w:p w14:paraId="68119E3F" w14:textId="77777777" w:rsidR="00421701" w:rsidRDefault="00000000">
      <w:r>
        <w:t>}</w:t>
      </w:r>
    </w:p>
    <w:p w14:paraId="06F0C5F0" w14:textId="77777777" w:rsidR="00421701" w:rsidRDefault="00000000">
      <w:r>
        <w:t>```</w:t>
      </w:r>
    </w:p>
    <w:p w14:paraId="5DE633A5" w14:textId="77777777" w:rsidR="00421701" w:rsidRDefault="00000000">
      <w:pPr>
        <w:pStyle w:val="Heading2"/>
      </w:pPr>
      <w:r>
        <w:t>Image export</w:t>
      </w:r>
    </w:p>
    <w:p w14:paraId="63582844" w14:textId="77777777" w:rsidR="00421701" w:rsidRDefault="00000000">
      <w:pPr>
        <w:pStyle w:val="Heading3"/>
      </w:pPr>
      <w:r>
        <w:t>`POST /api/projects/download-images`</w:t>
      </w:r>
    </w:p>
    <w:p w14:paraId="480DA50D" w14:textId="77777777" w:rsidR="00421701" w:rsidRDefault="00000000">
      <w:r>
        <w:t>Returns a ZIP blob containing filtered images grouped by project.</w:t>
      </w:r>
    </w:p>
    <w:p w14:paraId="4E81B039" w14:textId="77777777" w:rsidR="00421701" w:rsidRDefault="00000000">
      <w:r>
        <w:t>```json</w:t>
      </w:r>
    </w:p>
    <w:p w14:paraId="60526601" w14:textId="77777777" w:rsidR="00421701" w:rsidRDefault="00000000">
      <w:r>
        <w:t>{</w:t>
      </w:r>
    </w:p>
    <w:p w14:paraId="54201266" w14:textId="77777777" w:rsidR="00421701" w:rsidRDefault="00000000">
      <w:r>
        <w:t>"projects": {</w:t>
      </w:r>
    </w:p>
    <w:p w14:paraId="6D6EAB51" w14:textId="77777777" w:rsidR="00421701" w:rsidRDefault="00000000">
      <w:r>
        <w:t>"ProjectA": ["IMG_001.jpg"],</w:t>
      </w:r>
    </w:p>
    <w:p w14:paraId="49AF4194" w14:textId="77777777" w:rsidR="00421701" w:rsidRDefault="00000000">
      <w:r>
        <w:t>"ProjectB": ["IMG_010.jpg"]</w:t>
      </w:r>
    </w:p>
    <w:p w14:paraId="6373AE0B" w14:textId="77777777" w:rsidR="00421701" w:rsidRDefault="00000000">
      <w:r>
        <w:t>}</w:t>
      </w:r>
    </w:p>
    <w:p w14:paraId="67E8CFAF" w14:textId="77777777" w:rsidR="00421701" w:rsidRDefault="00000000">
      <w:r>
        <w:t>}</w:t>
      </w:r>
    </w:p>
    <w:p w14:paraId="697457CB" w14:textId="77777777" w:rsidR="00421701" w:rsidRDefault="00000000">
      <w:r>
        <w:t>```</w:t>
      </w:r>
    </w:p>
    <w:p w14:paraId="2F59042D" w14:textId="77777777" w:rsidR="00421701" w:rsidRDefault="00000000">
      <w:pPr>
        <w:pStyle w:val="Heading2"/>
      </w:pPr>
      <w:r>
        <w:t>Shapefile management API</w:t>
      </w:r>
    </w:p>
    <w:p w14:paraId="05020EBD" w14:textId="77777777" w:rsidR="00421701" w:rsidRDefault="00000000">
      <w:r>
        <w:t>These endpoints are served from the `gis_layers` blueprint under `/api/shapefiles`.</w:t>
      </w:r>
    </w:p>
    <w:p w14:paraId="3AFC1AB7" w14:textId="77777777" w:rsidR="00421701" w:rsidRDefault="00000000">
      <w:pPr>
        <w:pStyle w:val="Heading3"/>
      </w:pPr>
      <w:r>
        <w:t>`GET /api/shapefiles`</w:t>
      </w:r>
    </w:p>
    <w:p w14:paraId="74999ED7" w14:textId="77777777" w:rsidR="00421701" w:rsidRDefault="00000000">
      <w:r>
        <w:t>Lists discovered shapefiles with metadata such as category, year, source, and relative path.</w:t>
      </w:r>
    </w:p>
    <w:p w14:paraId="446F9F6F" w14:textId="77777777" w:rsidR="00421701" w:rsidRDefault="00000000">
      <w:pPr>
        <w:pStyle w:val="Heading3"/>
      </w:pPr>
      <w:r>
        <w:t>`GET /api/shapefiles/categories`</w:t>
      </w:r>
    </w:p>
    <w:p w14:paraId="09442C96" w14:textId="77777777" w:rsidR="00421701" w:rsidRDefault="00000000">
      <w:r>
        <w:t>Lists immediate shapefile categories (subdirectories).</w:t>
      </w:r>
    </w:p>
    <w:p w14:paraId="176F2001" w14:textId="77777777" w:rsidR="00421701" w:rsidRDefault="00000000">
      <w:pPr>
        <w:pStyle w:val="Heading3"/>
      </w:pPr>
      <w:r>
        <w:t>`POST /api/shapefiles/geojson`</w:t>
      </w:r>
    </w:p>
    <w:p w14:paraId="1D2B91F8" w14:textId="77777777" w:rsidR="00421701" w:rsidRDefault="00000000">
      <w:r>
        <w:t>Reads one shapefile and returns WGS84 GeoJSON.</w:t>
      </w:r>
    </w:p>
    <w:p w14:paraId="2B8B9523" w14:textId="77777777" w:rsidR="00421701" w:rsidRDefault="00000000">
      <w:r>
        <w:t>```json</w:t>
      </w:r>
    </w:p>
    <w:p w14:paraId="24E5227A" w14:textId="77777777" w:rsidR="00421701" w:rsidRDefault="00000000">
      <w:r>
        <w:t>{ "path": "Road_name/ROADSECTIONLINE.shp", "max_features": 10000 }</w:t>
      </w:r>
    </w:p>
    <w:p w14:paraId="05687618" w14:textId="77777777" w:rsidR="00421701" w:rsidRDefault="00000000">
      <w:r>
        <w:t>```</w:t>
      </w:r>
    </w:p>
    <w:p w14:paraId="13872D0B" w14:textId="77777777" w:rsidR="00421701" w:rsidRDefault="00000000">
      <w:pPr>
        <w:pStyle w:val="Heading3"/>
      </w:pPr>
      <w:r>
        <w:t>`POST /api/shapefiles/validate`</w:t>
      </w:r>
    </w:p>
    <w:p w14:paraId="43D7CCEC" w14:textId="77777777" w:rsidR="00421701" w:rsidRDefault="00000000">
      <w:r>
        <w:t>Validates an uploaded ZIP before import.</w:t>
      </w:r>
    </w:p>
    <w:p w14:paraId="48DD4FFA" w14:textId="77777777" w:rsidR="00421701" w:rsidRDefault="00000000">
      <w:pPr>
        <w:pStyle w:val="Heading3"/>
      </w:pPr>
      <w:r>
        <w:t>`POST /api/shapefiles/preview-upload`</w:t>
      </w:r>
    </w:p>
    <w:p w14:paraId="6D520648" w14:textId="77777777" w:rsidR="00421701" w:rsidRDefault="00000000">
      <w:r>
        <w:t>Returns temporary GeoJSON preview data for uploaded shapefile files without saving them.</w:t>
      </w:r>
    </w:p>
    <w:p w14:paraId="7EC7D789" w14:textId="77777777" w:rsidR="00421701" w:rsidRDefault="00000000">
      <w:pPr>
        <w:pStyle w:val="Heading3"/>
      </w:pPr>
      <w:r>
        <w:t>`POST /api/shapefiles/upload`</w:t>
      </w:r>
    </w:p>
    <w:p w14:paraId="53A4ABD0" w14:textId="77777777" w:rsidR="00421701" w:rsidRDefault="00000000">
      <w:r>
        <w:t>Uploads one or more shapefile assets or ZIPs into a category.</w:t>
      </w:r>
    </w:p>
    <w:p w14:paraId="6F602CF1" w14:textId="77777777" w:rsidR="00421701" w:rsidRDefault="00000000">
      <w:r>
        <w:t>Multipart fields:</w:t>
      </w:r>
    </w:p>
    <w:p w14:paraId="57A90658" w14:textId="77777777" w:rsidR="00421701" w:rsidRDefault="00000000">
      <w:pPr>
        <w:pStyle w:val="ListBullet"/>
      </w:pPr>
      <w:r>
        <w:t>`files`</w:t>
      </w:r>
    </w:p>
    <w:p w14:paraId="0A655449" w14:textId="77777777" w:rsidR="00421701" w:rsidRDefault="00000000">
      <w:pPr>
        <w:pStyle w:val="ListBullet"/>
      </w:pPr>
      <w:r>
        <w:t>optional `category`</w:t>
      </w:r>
    </w:p>
    <w:p w14:paraId="6C5F20BA" w14:textId="77777777" w:rsidR="00421701" w:rsidRDefault="00000000">
      <w:pPr>
        <w:pStyle w:val="Heading3"/>
      </w:pPr>
      <w:r>
        <w:t>`POST /api/shapefiles/validate-replacement`</w:t>
      </w:r>
    </w:p>
    <w:p w14:paraId="18775FDB" w14:textId="77777777" w:rsidR="00421701" w:rsidRDefault="00000000">
      <w:r>
        <w:t>Checks whether an uploaded replacement is compatible with an existing layer.</w:t>
      </w:r>
    </w:p>
    <w:p w14:paraId="36A517C5" w14:textId="77777777" w:rsidR="00421701" w:rsidRDefault="00000000">
      <w:r>
        <w:t>```json</w:t>
      </w:r>
    </w:p>
    <w:p w14:paraId="768DB7C8" w14:textId="77777777" w:rsidR="00421701" w:rsidRDefault="00000000">
      <w:r>
        <w:t>{</w:t>
      </w:r>
    </w:p>
    <w:p w14:paraId="35D05DFB" w14:textId="77777777" w:rsidR="00421701" w:rsidRDefault="00000000">
      <w:r>
        <w:t>"new_file_path": "temp/new.shp",</w:t>
      </w:r>
    </w:p>
    <w:p w14:paraId="15B2366F" w14:textId="77777777" w:rsidR="00421701" w:rsidRDefault="00000000">
      <w:r>
        <w:t>"target_file_path": "Road_name/ROADSECTIONLINE.shp",</w:t>
      </w:r>
    </w:p>
    <w:p w14:paraId="70DF0867" w14:textId="77777777" w:rsidR="00421701" w:rsidRDefault="00000000">
      <w:r>
        <w:t>"layer_name": "road_sections"</w:t>
      </w:r>
    </w:p>
    <w:p w14:paraId="37524D95" w14:textId="77777777" w:rsidR="00421701" w:rsidRDefault="00000000">
      <w:r>
        <w:t>}</w:t>
      </w:r>
    </w:p>
    <w:p w14:paraId="6B7711D6" w14:textId="77777777" w:rsidR="00421701" w:rsidRDefault="00000000">
      <w:r>
        <w:t>```</w:t>
      </w:r>
    </w:p>
    <w:p w14:paraId="51F42E3C" w14:textId="77777777" w:rsidR="00421701" w:rsidRDefault="00000000">
      <w:pPr>
        <w:pStyle w:val="Heading3"/>
      </w:pPr>
      <w:r>
        <w:t>`PUT /api/shapefiles/replace`</w:t>
      </w:r>
    </w:p>
    <w:p w14:paraId="1F9E986E" w14:textId="77777777" w:rsidR="00421701" w:rsidRDefault="00000000">
      <w:r>
        <w:t>Copies uploaded files over target shapefiles and writes `.bak` backups where applicable.</w:t>
      </w:r>
    </w:p>
    <w:p w14:paraId="224A6544" w14:textId="77777777" w:rsidR="00421701" w:rsidRDefault="00000000">
      <w:r>
        <w:t>```json</w:t>
      </w:r>
    </w:p>
    <w:p w14:paraId="1B1BA91D" w14:textId="77777777" w:rsidR="00421701" w:rsidRDefault="00000000">
      <w:r>
        <w:t>{</w:t>
      </w:r>
    </w:p>
    <w:p w14:paraId="0F3374FC" w14:textId="77777777" w:rsidR="00421701" w:rsidRDefault="00000000">
      <w:r>
        <w:t>"replacements": [</w:t>
      </w:r>
    </w:p>
    <w:p w14:paraId="441BAAE8" w14:textId="77777777" w:rsidR="00421701" w:rsidRDefault="00000000">
      <w:r>
        <w:t>{ "uploaded_path": "temp/new.shp", "target_path": "Road_name/ROADSECTIONLINE.shp" }</w:t>
      </w:r>
    </w:p>
    <w:p w14:paraId="74786B6E" w14:textId="77777777" w:rsidR="00421701" w:rsidRDefault="00000000">
      <w:r>
        <w:t>]</w:t>
      </w:r>
    </w:p>
    <w:p w14:paraId="4ABE6368" w14:textId="77777777" w:rsidR="00421701" w:rsidRDefault="00000000">
      <w:r>
        <w:t>}</w:t>
      </w:r>
    </w:p>
    <w:p w14:paraId="04F85DC8" w14:textId="77777777" w:rsidR="00421701" w:rsidRDefault="00000000">
      <w:r>
        <w:t>```</w:t>
      </w:r>
    </w:p>
    <w:p w14:paraId="473282B2" w14:textId="77777777" w:rsidR="00421701" w:rsidRDefault="00000000">
      <w:pPr>
        <w:pStyle w:val="Heading3"/>
      </w:pPr>
      <w:r>
        <w:t>`DELETE /api/shapefiles/&lt;path:shapefile_path&gt;`</w:t>
      </w:r>
    </w:p>
    <w:p w14:paraId="77CCB39D" w14:textId="77777777" w:rsidR="00421701" w:rsidRDefault="00000000">
      <w:r>
        <w:t>Deletes a shapefile and its companion files.</w:t>
      </w:r>
    </w:p>
    <w:p w14:paraId="03137CC9" w14:textId="77777777" w:rsidR="00421701" w:rsidRDefault="00000000">
      <w:pPr>
        <w:pStyle w:val="Heading2"/>
      </w:pPr>
      <w:r>
        <w:t>Common status codes</w:t>
      </w:r>
    </w:p>
    <w:p w14:paraId="1DA6CA1E" w14:textId="77777777" w:rsidR="00421701" w:rsidRDefault="00000000">
      <w:r>
        <w:t>| Code | Meaning |</w:t>
      </w:r>
    </w:p>
    <w:p w14:paraId="22A4A2FD" w14:textId="77777777" w:rsidR="00421701" w:rsidRDefault="00000000">
      <w:r>
        <w:t>|---|---|</w:t>
      </w:r>
    </w:p>
    <w:p w14:paraId="210D9655" w14:textId="77777777" w:rsidR="00421701" w:rsidRDefault="00000000">
      <w:r>
        <w:t>| `200` | Success |</w:t>
      </w:r>
    </w:p>
    <w:p w14:paraId="214D0D3A" w14:textId="77777777" w:rsidR="00421701" w:rsidRDefault="00000000">
      <w:r>
        <w:t>| `400` | Bad request |</w:t>
      </w:r>
    </w:p>
    <w:p w14:paraId="24013573" w14:textId="77777777" w:rsidR="00421701" w:rsidRDefault="00000000">
      <w:r>
        <w:t>| `404` | Project, folder, image, or shapefile not found |</w:t>
      </w:r>
    </w:p>
    <w:p w14:paraId="5D6C4C46" w14:textId="77777777" w:rsidR="00421701" w:rsidRDefault="00000000">
      <w:r>
        <w:t>| `409` | Conflict, usually project already exists |</w:t>
      </w:r>
    </w:p>
    <w:p w14:paraId="1EB70EEB" w14:textId="77777777" w:rsidR="00421701" w:rsidRDefault="00000000">
      <w:r>
        <w:t>| `500` | Unexpected backend error |</w:t>
      </w:r>
    </w:p>
    <w:p w14:paraId="6FC42004" w14:textId="77777777" w:rsidR="00421701" w:rsidRDefault="00000000">
      <w:r>
        <w:t>| `503` | Service unavailable, most often due to missing or failed model initialization |</w:t>
      </w:r>
    </w:p>
    <w:p w14:paraId="520D20B4" w14:textId="77777777" w:rsidR="00421701" w:rsidRDefault="00000000">
      <w:r>
        <w:br w:type="page"/>
      </w:r>
    </w:p>
    <w:p w14:paraId="5CAC7EEB" w14:textId="77777777" w:rsidR="00421701" w:rsidRDefault="00000000">
      <w:pPr>
        <w:pStyle w:val="Heading1"/>
      </w:pPr>
      <w:r>
        <w:t>CV / ML Pipeline</w:t>
      </w:r>
    </w:p>
    <w:p w14:paraId="608DDBEE" w14:textId="77777777" w:rsidR="00421701" w:rsidRDefault="00000000">
      <w:r>
        <w:t xml:space="preserve">PSAT uses a suite of YOLO-based computer-vision models to automatically infer CycleRAP attribute values from street-level photographs. This process is called </w:t>
      </w:r>
      <w:r>
        <w:rPr>
          <w:b/>
        </w:rPr>
        <w:t>auto-coding</w:t>
      </w:r>
      <w:r>
        <w:t>.</w:t>
      </w:r>
    </w:p>
    <w:p w14:paraId="3D3B1C24" w14:textId="77777777" w:rsidR="00421701" w:rsidRDefault="00000000">
      <w:r>
        <w:t>---</w:t>
      </w:r>
    </w:p>
    <w:p w14:paraId="1FB37363" w14:textId="77777777" w:rsidR="00421701" w:rsidRDefault="00000000">
      <w:pPr>
        <w:pStyle w:val="Heading2"/>
      </w:pPr>
      <w:r>
        <w:t>Overview</w:t>
      </w:r>
    </w:p>
    <w:p w14:paraId="425E5C6E" w14:textId="77777777" w:rsidR="00421701" w:rsidRDefault="00000000">
      <w:r>
        <w:t>```</w:t>
      </w:r>
    </w:p>
    <w:p w14:paraId="390CBC08" w14:textId="77777777" w:rsidR="00421701" w:rsidRDefault="00000000">
      <w:r>
        <w:t>Street-level photograph (.jpg)</w:t>
      </w:r>
    </w:p>
    <w:p w14:paraId="3896511A" w14:textId="77777777" w:rsidR="00421701" w:rsidRDefault="00000000">
      <w:r>
        <w:t>│</w:t>
      </w:r>
    </w:p>
    <w:p w14:paraId="79B2363F" w14:textId="77777777" w:rsidR="00421701" w:rsidRDefault="00000000">
      <w:r>
        <w:t>▼</w:t>
      </w:r>
    </w:p>
    <w:p w14:paraId="44D80CFE" w14:textId="77777777" w:rsidR="00421701" w:rsidRDefault="00000000">
      <w:pPr>
        <w:pStyle w:val="ListNumber"/>
      </w:pPr>
      <w:r>
        <w:t>Path Segmentation (path_seg.pt)</w:t>
      </w:r>
    </w:p>
    <w:p w14:paraId="2F773ABA" w14:textId="77777777" w:rsidR="00421701" w:rsidRDefault="00000000">
      <w:r>
        <w:t>└─ Detects: path (0), road (1), buffer zone, etc.</w:t>
      </w:r>
    </w:p>
    <w:p w14:paraId="0C14ABDE" w14:textId="77777777" w:rsidR="00421701" w:rsidRDefault="00000000">
      <w:r>
        <w:t>│</w:t>
      </w:r>
    </w:p>
    <w:p w14:paraId="10122344" w14:textId="77777777" w:rsidR="00421701" w:rsidRDefault="00000000">
      <w:r>
        <w:t>├── No path detected → manual review required</w:t>
      </w:r>
    </w:p>
    <w:p w14:paraId="22DFA359" w14:textId="77777777" w:rsidR="00421701" w:rsidRDefault="00000000">
      <w:r>
        <w:t>│</w:t>
      </w:r>
    </w:p>
    <w:p w14:paraId="788A5748" w14:textId="77777777" w:rsidR="00421701" w:rsidRDefault="00000000">
      <w:r>
        <w:t>└── Path detected</w:t>
      </w:r>
    </w:p>
    <w:p w14:paraId="6E437012" w14:textId="77777777" w:rsidR="00421701" w:rsidRDefault="00000000">
      <w:r>
        <w:t>│</w:t>
      </w:r>
    </w:p>
    <w:p w14:paraId="2C2F59C0" w14:textId="77777777" w:rsidR="00421701" w:rsidRDefault="00000000">
      <w:r>
        <w:t>├─ 2. Off-Road Bicycle Classifier (off_road_bicycle_path.pt)</w:t>
      </w:r>
    </w:p>
    <w:p w14:paraId="2F92F44A" w14:textId="77777777" w:rsidR="00421701" w:rsidRDefault="00000000">
      <w:r>
        <w:t>│     └─ Is this an off-road bicycle path?</w:t>
      </w:r>
    </w:p>
    <w:p w14:paraId="33B2970C" w14:textId="77777777" w:rsidR="00421701" w:rsidRDefault="00000000">
      <w:r>
        <w:t>│</w:t>
      </w:r>
    </w:p>
    <w:p w14:paraId="65596ADE" w14:textId="77777777" w:rsidR="00421701" w:rsidRDefault="00000000">
      <w:r>
        <w:t>├─ 3. Adjacent Road Lane Classifier (adj_road_lane.pt)</w:t>
      </w:r>
    </w:p>
    <w:p w14:paraId="3265B9BD" w14:textId="77777777" w:rsidR="00421701" w:rsidRDefault="00000000">
      <w:r>
        <w:t>│     └─ Road within 0–1m? 1–3m? Neither?</w:t>
      </w:r>
    </w:p>
    <w:p w14:paraId="03936181" w14:textId="77777777" w:rsidR="00421701" w:rsidRDefault="00000000">
      <w:r>
        <w:t>│</w:t>
      </w:r>
    </w:p>
    <w:p w14:paraId="48103D2C" w14:textId="77777777" w:rsidR="00421701" w:rsidRDefault="00000000">
      <w:r>
        <w:t>├─ 4. Fixed Obstacle Detector (LTA_FIXEDOBSTACLE_BEST_2.pt)</w:t>
      </w:r>
    </w:p>
    <w:p w14:paraId="32079A60" w14:textId="77777777" w:rsidR="00421701" w:rsidRDefault="00000000">
      <w:r>
        <w:t>│     └─ Obstacles, bus stops, delineation markers</w:t>
      </w:r>
    </w:p>
    <w:p w14:paraId="68BA2319" w14:textId="77777777" w:rsidR="00421701" w:rsidRDefault="00000000">
      <w:r>
        <w:t>│</w:t>
      </w:r>
    </w:p>
    <w:p w14:paraId="47E16833" w14:textId="77777777" w:rsidR="00421701" w:rsidRDefault="00000000">
      <w:r>
        <w:t>├─ 5. Development Access Classifier (DevelopmentAccess_last_150epochs.pt)</w:t>
      </w:r>
    </w:p>
    <w:p w14:paraId="2D673882" w14:textId="77777777" w:rsidR="00421701" w:rsidRDefault="00000000">
      <w:r>
        <w:t>│     └─ Driveway / property access present?</w:t>
      </w:r>
    </w:p>
    <w:p w14:paraId="6BEF8DBE" w14:textId="77777777" w:rsidR="00421701" w:rsidRDefault="00000000">
      <w:r>
        <w:t>│</w:t>
      </w:r>
    </w:p>
    <w:p w14:paraId="601DACE7" w14:textId="77777777" w:rsidR="00421701" w:rsidRDefault="00000000">
      <w:r>
        <w:t>└─ 6. Delineation Classifier (LTA_Dill_4_Best.pt)</w:t>
      </w:r>
    </w:p>
    <w:p w14:paraId="6D7F15EC" w14:textId="77777777" w:rsidR="00421701" w:rsidRDefault="00000000">
      <w:r>
        <w:t>└─ Road markings / lane delineation present?</w:t>
      </w:r>
    </w:p>
    <w:p w14:paraId="3F78F02D" w14:textId="77777777" w:rsidR="00421701" w:rsidRDefault="00000000">
      <w:pPr>
        <w:pStyle w:val="ListNumber"/>
      </w:pPr>
      <w:r>
        <w:t>Road Classification Model (RoadClassification_best.pt)</w:t>
      </w:r>
    </w:p>
    <w:p w14:paraId="1DA2C87D" w14:textId="77777777" w:rsidR="00421701" w:rsidRDefault="00000000">
      <w:r>
        <w:t>└─ Determines facility type context</w:t>
      </w:r>
    </w:p>
    <w:p w14:paraId="08F22A99" w14:textId="77777777" w:rsidR="00421701" w:rsidRDefault="00000000">
      <w:r>
        <w:t>│</w:t>
      </w:r>
    </w:p>
    <w:p w14:paraId="4D58D220" w14:textId="77777777" w:rsidR="00421701" w:rsidRDefault="00000000">
      <w:r>
        <w:t>▼</w:t>
      </w:r>
    </w:p>
    <w:p w14:paraId="6381E559" w14:textId="77777777" w:rsidR="00421701" w:rsidRDefault="00000000">
      <w:r>
        <w:t>Attribute dictionary {field: coded_value}</w:t>
      </w:r>
    </w:p>
    <w:p w14:paraId="09486B5D" w14:textId="77777777" w:rsidR="00421701" w:rsidRDefault="00000000">
      <w:r>
        <w:t>│</w:t>
      </w:r>
    </w:p>
    <w:p w14:paraId="3A4B9512" w14:textId="77777777" w:rsidR="00421701" w:rsidRDefault="00000000">
      <w:r>
        <w:t>▼</w:t>
      </w:r>
    </w:p>
    <w:p w14:paraId="00A2958E" w14:textId="77777777" w:rsidR="00421701" w:rsidRDefault="00000000">
      <w:r>
        <w:t>Stored in attributes.csv (merged with any existing values)</w:t>
      </w:r>
    </w:p>
    <w:p w14:paraId="78501D08" w14:textId="77777777" w:rsidR="00421701" w:rsidRDefault="00000000">
      <w:r>
        <w:t>```</w:t>
      </w:r>
    </w:p>
    <w:p w14:paraId="3476C1CE" w14:textId="77777777" w:rsidR="00421701" w:rsidRDefault="00000000">
      <w:r>
        <w:t>---</w:t>
      </w:r>
    </w:p>
    <w:p w14:paraId="4AF5D1A1" w14:textId="77777777" w:rsidR="00421701" w:rsidRDefault="00000000">
      <w:pPr>
        <w:pStyle w:val="Heading2"/>
      </w:pPr>
      <w:r>
        <w:t>Model Files</w:t>
      </w:r>
    </w:p>
    <w:p w14:paraId="5377E681" w14:textId="77777777" w:rsidR="00421701" w:rsidRDefault="00000000">
      <w:r>
        <w:t xml:space="preserve">All model files are YOLO `.pt` files and must be placed in `backend/models/`. They are </w:t>
      </w:r>
      <w:r>
        <w:rPr>
          <w:b/>
        </w:rPr>
        <w:t>not included in the repository</w:t>
      </w:r>
      <w:r>
        <w:t xml:space="preserve"> and must be copied from the project SSD.</w:t>
      </w:r>
    </w:p>
    <w:p w14:paraId="39D2B49C" w14:textId="77777777" w:rsidR="00421701" w:rsidRDefault="00000000">
      <w:r>
        <w:t>| File | Model type | Detects / classifies |</w:t>
      </w:r>
    </w:p>
    <w:p w14:paraId="6367A507" w14:textId="77777777" w:rsidR="00421701" w:rsidRDefault="00000000">
      <w:r>
        <w:t>|---|---|---|</w:t>
      </w:r>
    </w:p>
    <w:p w14:paraId="1A32EE03" w14:textId="77777777" w:rsidR="00421701" w:rsidRDefault="00000000">
      <w:r>
        <w:t>| `path_seg.pt` | Segmentation | Path (0), road (1), buffer zone, zebra crossing, etc. |</w:t>
      </w:r>
    </w:p>
    <w:p w14:paraId="2EE1B538" w14:textId="77777777" w:rsidR="00421701" w:rsidRDefault="00000000">
      <w:r>
        <w:t>| `off_road_bicycle_path.pt` | Classifier | Off-road bicycle path vs. other facility types |</w:t>
      </w:r>
    </w:p>
    <w:p w14:paraId="23F1EDCD" w14:textId="77777777" w:rsidR="00421701" w:rsidRDefault="00000000">
      <w:r>
        <w:t>| `adj_road_lane.pt` | Classifier | Adjacent road: 0–1m (class 1), 1–3m (class 2), or none |</w:t>
      </w:r>
    </w:p>
    <w:p w14:paraId="133C9DC1" w14:textId="77777777" w:rsidR="00421701" w:rsidRDefault="00000000">
      <w:r>
        <w:t>| `LTA_FIXEDOBSTACLE_BEST_2.pt` | Segmentation | Fixed obstacles, bus stops, delineation markers |</w:t>
      </w:r>
    </w:p>
    <w:p w14:paraId="177CA525" w14:textId="77777777" w:rsidR="00421701" w:rsidRDefault="00000000">
      <w:r>
        <w:t>| `DevelopmentAccess_last_150epochs.pt` | Classifier | Development/property access |</w:t>
      </w:r>
    </w:p>
    <w:p w14:paraId="23D8407A" w14:textId="77777777" w:rsidR="00421701" w:rsidRDefault="00000000">
      <w:r>
        <w:t>| `LTA_Dill_4_Best.pt` | Classifier | Delineation / road markings |</w:t>
      </w:r>
    </w:p>
    <w:p w14:paraId="3A2E5F76" w14:textId="77777777" w:rsidR="00421701" w:rsidRDefault="00000000">
      <w:r>
        <w:t>| `RoadClassification_best.pt` | Classifier | Road type classification |</w:t>
      </w:r>
    </w:p>
    <w:p w14:paraId="20111539" w14:textId="77777777" w:rsidR="00421701" w:rsidRDefault="00000000">
      <w:pPr>
        <w:pStyle w:val="Heading3"/>
      </w:pPr>
      <w:r>
        <w:t>Model Loading</w:t>
      </w:r>
    </w:p>
    <w:p w14:paraId="4A680000" w14:textId="77777777" w:rsidR="00421701" w:rsidRDefault="00000000">
      <w:r>
        <w:t>Models are loaded once at first use by `CycleRAP_Coding_Helper.initialise(model_dir)` in `prediction.py`. The backend searches for `path_seg.pt` in these locations (in order):</w:t>
      </w:r>
    </w:p>
    <w:p w14:paraId="12D4E71B" w14:textId="77777777" w:rsidR="00421701" w:rsidRDefault="00000000">
      <w:pPr>
        <w:pStyle w:val="ListNumber"/>
      </w:pPr>
      <w:r>
        <w:t>`MODEL_DIR` environment variable (if set)</w:t>
      </w:r>
    </w:p>
    <w:p w14:paraId="0CB2A7E4" w14:textId="77777777" w:rsidR="00421701" w:rsidRDefault="00000000">
      <w:pPr>
        <w:pStyle w:val="ListNumber"/>
      </w:pPr>
      <w:r>
        <w:t>`backend/model/`</w:t>
      </w:r>
    </w:p>
    <w:p w14:paraId="3CDF8855" w14:textId="77777777" w:rsidR="00421701" w:rsidRDefault="00000000">
      <w:pPr>
        <w:pStyle w:val="ListNumber"/>
      </w:pPr>
      <w:r>
        <w:t>`backend/models/`</w:t>
      </w:r>
    </w:p>
    <w:p w14:paraId="667DE8B0" w14:textId="77777777" w:rsidR="00421701" w:rsidRDefault="00000000">
      <w:pPr>
        <w:pStyle w:val="ListNumber"/>
      </w:pPr>
      <w:r>
        <w:t>Adjacent `model/` or `models/` relative to the source path</w:t>
      </w:r>
    </w:p>
    <w:p w14:paraId="0754908B" w14:textId="77777777" w:rsidR="00421701" w:rsidRDefault="00000000">
      <w:r>
        <w:t>If no model directory is found, the backend raises a `RuntimeError` and returns HTTP 503 for all subsequent CV requests.</w:t>
      </w:r>
    </w:p>
    <w:p w14:paraId="5239C77D" w14:textId="77777777" w:rsidR="00421701" w:rsidRDefault="00000000">
      <w:pPr>
        <w:pStyle w:val="Heading3"/>
      </w:pPr>
      <w:r>
        <w:t>Replacing or Updating a Model</w:t>
      </w:r>
    </w:p>
    <w:p w14:paraId="0DA6D995" w14:textId="77777777" w:rsidR="00421701" w:rsidRDefault="00000000">
      <w:r>
        <w:t>When a retrained or improved `.pt` file becomes available, follow these steps:</w:t>
      </w:r>
    </w:p>
    <w:p w14:paraId="54F5F46E" w14:textId="77777777" w:rsidR="00421701" w:rsidRDefault="00000000">
      <w:pPr>
        <w:pStyle w:val="ListNumber"/>
      </w:pPr>
      <w:r>
        <w:t>**Drop the new file into `backend/models/`**, using the **exact same filename** as the model it replaces (e.g. `path_seg.pt`). The filename is hardcoded in `prediction.py` — changing it will break loading.</w:t>
      </w:r>
    </w:p>
    <w:p w14:paraId="7AAF0EDA" w14:textId="77777777" w:rsidR="00421701" w:rsidRDefault="00000000">
      <w:r>
        <w:t>```</w:t>
      </w:r>
    </w:p>
    <w:p w14:paraId="28D9BACE" w14:textId="77777777" w:rsidR="00421701" w:rsidRDefault="00000000">
      <w:r>
        <w:t>backend/models/</w:t>
      </w:r>
    </w:p>
    <w:p w14:paraId="43E0432F" w14:textId="77777777" w:rsidR="00421701" w:rsidRDefault="00000000">
      <w:r>
        <w:t>├── path_seg.pt                          ← replace this</w:t>
      </w:r>
    </w:p>
    <w:p w14:paraId="0D7E2D75" w14:textId="77777777" w:rsidR="00421701" w:rsidRDefault="00000000">
      <w:r>
        <w:t>├── off_road_bicycle_path.pt</w:t>
      </w:r>
    </w:p>
    <w:p w14:paraId="3CA28AA4" w14:textId="77777777" w:rsidR="00421701" w:rsidRDefault="00000000">
      <w:r>
        <w:t>├── adj_road_lane.pt</w:t>
      </w:r>
    </w:p>
    <w:p w14:paraId="42AD84B4" w14:textId="77777777" w:rsidR="00421701" w:rsidRDefault="00000000">
      <w:r>
        <w:t>├── LTA_FIXEDOBSTACLE_BEST_2.pt</w:t>
      </w:r>
    </w:p>
    <w:p w14:paraId="15C8C00A" w14:textId="77777777" w:rsidR="00421701" w:rsidRDefault="00000000">
      <w:r>
        <w:t>├── DevelopmentAccess_last_150epochs.pt</w:t>
      </w:r>
    </w:p>
    <w:p w14:paraId="517C0085" w14:textId="77777777" w:rsidR="00421701" w:rsidRDefault="00000000">
      <w:r>
        <w:t>├── LTA_Dill_4_Best.pt</w:t>
      </w:r>
    </w:p>
    <w:p w14:paraId="1D2CD3B2" w14:textId="77777777" w:rsidR="00421701" w:rsidRDefault="00000000">
      <w:r>
        <w:t>└── RoadClassification_best.pt</w:t>
      </w:r>
    </w:p>
    <w:p w14:paraId="5BC22449" w14:textId="77777777" w:rsidR="00421701" w:rsidRDefault="00000000">
      <w:r>
        <w:t>```</w:t>
      </w:r>
    </w:p>
    <w:p w14:paraId="41F6EF71" w14:textId="77777777" w:rsidR="00421701" w:rsidRDefault="00000000">
      <w:pPr>
        <w:pStyle w:val="ListNumber"/>
      </w:pPr>
      <w:r>
        <w:t>**Rebuild the Docker image** so the new file is copied into the container:</w:t>
      </w:r>
    </w:p>
    <w:p w14:paraId="394CA39C" w14:textId="77777777" w:rsidR="00421701" w:rsidRDefault="00000000">
      <w:r>
        <w:t>```bash</w:t>
      </w:r>
    </w:p>
    <w:p w14:paraId="4C2D5E2E" w14:textId="77777777" w:rsidR="00421701" w:rsidRDefault="00000000">
      <w:r>
        <w:t>docker compose up --build</w:t>
      </w:r>
    </w:p>
    <w:p w14:paraId="0382E1A2" w14:textId="77777777" w:rsidR="00421701" w:rsidRDefault="00000000">
      <w:r>
        <w:t>```</w:t>
      </w:r>
    </w:p>
    <w:p w14:paraId="4F16ABF0" w14:textId="77777777" w:rsidR="00421701" w:rsidRDefault="00000000">
      <w:pPr>
        <w:pStyle w:val="ListNumber"/>
      </w:pPr>
      <w:r>
        <w:t>**Verify the model loaded correctly** by checking the backend logs on startup and sending a test auto-code request. The models are loaded lazily on the first CV request, not at boot.</w:t>
      </w:r>
    </w:p>
    <w:p w14:paraId="33CEF6D9" w14:textId="77777777" w:rsidR="00421701" w:rsidRDefault="00000000">
      <w:r>
        <w:t xml:space="preserve">&gt; </w:t>
      </w:r>
      <w:r>
        <w:rPr>
          <w:b/>
        </w:rPr>
        <w:t>If you need to rename the new file</w:t>
      </w:r>
      <w:r>
        <w:t xml:space="preserve"> (e.g. the new model has a different name): update the corresponding filename string in `prediction.py` inside `CycleRAP_Coding_Helper.initialise()`, then rebuild.</w:t>
      </w:r>
    </w:p>
    <w:p w14:paraId="25E0A273" w14:textId="77777777" w:rsidR="00421701" w:rsidRDefault="00000000">
      <w:r>
        <w:t xml:space="preserve">&gt; </w:t>
      </w:r>
      <w:r>
        <w:rPr>
          <w:b/>
        </w:rPr>
        <w:t>Storing multiple versions:</w:t>
      </w:r>
      <w:r>
        <w:t xml:space="preserve"> Keep old `.pt` files archived on the SSD. Only the file with the exact expected name in `backend/models/` will be used by the app.</w:t>
      </w:r>
    </w:p>
    <w:p w14:paraId="35C4D16C" w14:textId="77777777" w:rsidR="00421701" w:rsidRDefault="00000000">
      <w:r>
        <w:t>All inference logic lives in the `CycleRAP_Coding_Helper` class (static methods only).</w:t>
      </w:r>
    </w:p>
    <w:p w14:paraId="5AA2E630" w14:textId="77777777" w:rsidR="00421701" w:rsidRDefault="00000000">
      <w:pPr>
        <w:pStyle w:val="Heading3"/>
      </w:pPr>
      <w:r>
        <w:t>Entry Point: `autocode(image_path)`</w:t>
      </w:r>
    </w:p>
    <w:p w14:paraId="3665A3FE" w14:textId="77777777" w:rsidR="00421701" w:rsidRDefault="00000000">
      <w:r>
        <w:t>Returns a dictionary mapping every `Attributes.Fields` field to a coded integer value (or `None` if the field cannot be determined from the image).</w:t>
      </w:r>
    </w:p>
    <w:p w14:paraId="745117F8" w14:textId="77777777" w:rsidR="00421701" w:rsidRDefault="00000000">
      <w:pPr>
        <w:pStyle w:val="Heading3"/>
      </w:pPr>
      <w:r>
        <w:t>Step 1 — Path Segmentation</w:t>
      </w:r>
    </w:p>
    <w:p w14:paraId="661176FC" w14:textId="77777777" w:rsidR="00421701" w:rsidRDefault="00000000">
      <w:r>
        <w:t>```python</w:t>
      </w:r>
    </w:p>
    <w:p w14:paraId="470E7EFB" w14:textId="77777777" w:rsidR="00421701" w:rsidRDefault="00000000">
      <w:r>
        <w:t>seg_results = cls.path_segmentation_model.predict(image_path)</w:t>
      </w:r>
    </w:p>
    <w:p w14:paraId="122A506F" w14:textId="77777777" w:rsidR="00421701" w:rsidRDefault="00000000">
      <w:r>
        <w:t>result = cls._filter_segmentation_results(seg_results[0], confidence_threshold=0.5)</w:t>
      </w:r>
    </w:p>
    <w:p w14:paraId="7C5C5F5A" w14:textId="77777777" w:rsidR="00421701" w:rsidRDefault="00000000">
      <w:r>
        <w:t>```</w:t>
      </w:r>
    </w:p>
    <w:p w14:paraId="7EC30643" w14:textId="77777777" w:rsidR="00421701" w:rsidRDefault="00000000">
      <w:r>
        <w:t>The segmentation model produces per-pixel class masks. Detected class IDs:</w:t>
      </w:r>
    </w:p>
    <w:p w14:paraId="1AD4413D" w14:textId="77777777" w:rsidR="00421701" w:rsidRDefault="00000000">
      <w:pPr>
        <w:pStyle w:val="ListBullet"/>
      </w:pPr>
      <w:r>
        <w:t>`0` = path / cycle facility</w:t>
      </w:r>
    </w:p>
    <w:p w14:paraId="5BD76F3D" w14:textId="77777777" w:rsidR="00421701" w:rsidRDefault="00000000">
      <w:pPr>
        <w:pStyle w:val="ListBullet"/>
      </w:pPr>
      <w:r>
        <w:t>`1` = road</w:t>
      </w:r>
    </w:p>
    <w:p w14:paraId="72D36C32" w14:textId="77777777" w:rsidR="00421701" w:rsidRDefault="00000000">
      <w:r>
        <w:t>If no path (class `0`) is detected, a warning is logged and manual review is flagged.</w:t>
      </w:r>
    </w:p>
    <w:p w14:paraId="33EAAFBA" w14:textId="77777777" w:rsidR="00421701" w:rsidRDefault="00000000">
      <w:pPr>
        <w:pStyle w:val="Heading3"/>
      </w:pPr>
      <w:r>
        <w:t>Step 2 — Light Segregation (Default)</w:t>
      </w:r>
    </w:p>
    <w:p w14:paraId="4D644C42" w14:textId="77777777" w:rsidR="00421701" w:rsidRDefault="00000000">
      <w:r>
        <w:t>If a path is detected, `Light Segregation` is set to `Present (1)` by default.</w:t>
      </w:r>
    </w:p>
    <w:p w14:paraId="1BCE6A14" w14:textId="77777777" w:rsidR="00421701" w:rsidRDefault="00000000">
      <w:pPr>
        <w:pStyle w:val="Heading3"/>
      </w:pPr>
      <w:r>
        <w:t>Step 3 — Adjacent Road (if road class `1` is present)</w:t>
      </w:r>
    </w:p>
    <w:p w14:paraId="58C83C88" w14:textId="77777777" w:rsidR="00421701" w:rsidRDefault="00000000">
      <w:r>
        <w:t>```python</w:t>
      </w:r>
    </w:p>
    <w:p w14:paraId="14C72140" w14:textId="77777777" w:rsidR="00421701" w:rsidRDefault="00000000">
      <w:r>
        <w:t>adj_result = cls.adj_road_lanes_classifier.predict(cropped)[0]</w:t>
      </w:r>
    </w:p>
    <w:p w14:paraId="365340AF" w14:textId="77777777" w:rsidR="00421701" w:rsidRDefault="00000000">
      <w:r>
        <w:t>pred_adj_class = int(adj_result.probs.top1)</w:t>
      </w:r>
    </w:p>
    <w:p w14:paraId="32E54866" w14:textId="77777777" w:rsidR="00421701" w:rsidRDefault="00000000">
      <w:r>
        <w:t>```</w:t>
      </w:r>
    </w:p>
    <w:p w14:paraId="21174E31" w14:textId="77777777" w:rsidR="00421701" w:rsidRDefault="00000000">
      <w:r>
        <w:t>The cropped path bounding box is passed to the adjacency classifier:</w:t>
      </w:r>
    </w:p>
    <w:p w14:paraId="161F7F2D" w14:textId="77777777" w:rsidR="00421701" w:rsidRDefault="00000000">
      <w:pPr>
        <w:pStyle w:val="ListBullet"/>
      </w:pPr>
      <w:r>
        <w:t>Class `1` → road is within **0–1m**: sets `Adjacent Road Lane 0-1m = Present`, `1-3m = Not Present`</w:t>
      </w:r>
    </w:p>
    <w:p w14:paraId="515E9EDD" w14:textId="77777777" w:rsidR="00421701" w:rsidRDefault="00000000">
      <w:pPr>
        <w:pStyle w:val="ListBullet"/>
      </w:pPr>
      <w:r>
        <w:t>Class `2` → road is within **1–3m**: sets `Adjacent Road Lane 0-1m = Not Present`, `1-3m = Present`</w:t>
      </w:r>
    </w:p>
    <w:p w14:paraId="360162FF" w14:textId="77777777" w:rsidR="00421701" w:rsidRDefault="00000000">
      <w:pPr>
        <w:pStyle w:val="ListBullet"/>
      </w:pPr>
      <w:r>
        <w:t>Class `0` or low confidence → uncertain, logged for manual review</w:t>
      </w:r>
    </w:p>
    <w:p w14:paraId="6E3F9AE3" w14:textId="77777777" w:rsidR="00421701" w:rsidRDefault="00000000">
      <w:r>
        <w:t>Confidence threshold: `0.8`. Results below this threshold default to class `0` (uncertain).</w:t>
      </w:r>
    </w:p>
    <w:p w14:paraId="1925F6E5" w14:textId="77777777" w:rsidR="00421701" w:rsidRDefault="00000000">
      <w:pPr>
        <w:pStyle w:val="Heading3"/>
      </w:pPr>
      <w:r>
        <w:t>Step 4 — Off-Road Bicycle Path Classification</w:t>
      </w:r>
    </w:p>
    <w:p w14:paraId="607D6F8E" w14:textId="77777777" w:rsidR="00421701" w:rsidRDefault="00000000">
      <w:r>
        <w:t>```python</w:t>
      </w:r>
    </w:p>
    <w:p w14:paraId="472D758C" w14:textId="77777777" w:rsidR="00421701" w:rsidRDefault="00000000">
      <w:r>
        <w:t>cls_result = cls.off_road_bicycle_classifier.predict(cropped)[0]</w:t>
      </w:r>
    </w:p>
    <w:p w14:paraId="36036955" w14:textId="77777777" w:rsidR="00421701" w:rsidRDefault="00000000">
      <w:r>
        <w:t>```</w:t>
      </w:r>
    </w:p>
    <w:p w14:paraId="3BECA3D1" w14:textId="77777777" w:rsidR="00421701" w:rsidRDefault="00000000">
      <w:r>
        <w:t>Confidence threshold: `0.8`. If classified as an off-road bicycle path:</w:t>
      </w:r>
    </w:p>
    <w:p w14:paraId="00555CC6" w14:textId="77777777" w:rsidR="00421701" w:rsidRDefault="00000000">
      <w:pPr>
        <w:pStyle w:val="ListBullet"/>
      </w:pPr>
      <w:r>
        <w:t>Sets `Facility Type = Off-Road Bicycle Path (3)`</w:t>
      </w:r>
    </w:p>
    <w:p w14:paraId="65D4D538" w14:textId="77777777" w:rsidR="00421701" w:rsidRDefault="00000000">
      <w:pPr>
        <w:pStyle w:val="ListBullet"/>
      </w:pPr>
      <w:r>
        <w:t>Sets `Delineation = Present (1)`</w:t>
      </w:r>
    </w:p>
    <w:p w14:paraId="3104B584" w14:textId="77777777" w:rsidR="00421701" w:rsidRDefault="00000000">
      <w:pPr>
        <w:pStyle w:val="ListBullet"/>
      </w:pPr>
      <w:r>
        <w:t>If multiple path indices detected: sets `Adjacent Sidewalk 0-1m = Present`</w:t>
      </w:r>
    </w:p>
    <w:p w14:paraId="1CB44798" w14:textId="77777777" w:rsidR="00421701" w:rsidRDefault="00000000">
      <w:pPr>
        <w:pStyle w:val="Heading3"/>
      </w:pPr>
      <w:r>
        <w:t>Step 5 — Facility Type Decision (via Fixed Obstacle Model)</w:t>
      </w:r>
    </w:p>
    <w:p w14:paraId="4B2B665D" w14:textId="77777777" w:rsidR="00421701" w:rsidRDefault="00000000">
      <w:r>
        <w:t>The fixed obstacle model is run on the full image. A pixel-level segmentation map is built:</w:t>
      </w:r>
    </w:p>
    <w:p w14:paraId="5B02D6F3" w14:textId="77777777" w:rsidR="00421701" w:rsidRDefault="00000000">
      <w:r>
        <w:t>```</w:t>
      </w:r>
    </w:p>
    <w:p w14:paraId="16FD07F7" w14:textId="77777777" w:rsidR="00421701" w:rsidRDefault="00000000">
      <w:r>
        <w:t>pathway_area    = pixels with label 0</w:t>
      </w:r>
    </w:p>
    <w:p w14:paraId="0427407D" w14:textId="77777777" w:rsidR="00421701" w:rsidRDefault="00000000">
      <w:r>
        <w:t>road_area       = pixels with label 8</w:t>
      </w:r>
    </w:p>
    <w:p w14:paraId="70E19FE6" w14:textId="77777777" w:rsidR="00421701" w:rsidRDefault="00000000">
      <w:r>
        <w:t>left_road_area  = road in left half of image</w:t>
      </w:r>
    </w:p>
    <w:p w14:paraId="1AC02601" w14:textId="77777777" w:rsidR="00421701" w:rsidRDefault="00000000">
      <w:r>
        <w:t>right_road_area = road in right half of image</w:t>
      </w:r>
    </w:p>
    <w:p w14:paraId="587EBA1F" w14:textId="77777777" w:rsidR="00421701" w:rsidRDefault="00000000">
      <w:r>
        <w:t>```</w:t>
      </w:r>
    </w:p>
    <w:p w14:paraId="10B7153A" w14:textId="77777777" w:rsidR="00421701" w:rsidRDefault="00000000">
      <w:r>
        <w:t>Decision logic:</w:t>
      </w:r>
    </w:p>
    <w:p w14:paraId="5AB5FD01" w14:textId="77777777" w:rsidR="00421701" w:rsidRDefault="00000000">
      <w:r>
        <w:t>| Condition | Facility Type |</w:t>
      </w:r>
    </w:p>
    <w:p w14:paraId="12B7EC47" w14:textId="77777777" w:rsidR="00421701" w:rsidRDefault="00000000">
      <w:r>
        <w:t>|---|---|</w:t>
      </w:r>
    </w:p>
    <w:p w14:paraId="34F01C43" w14:textId="77777777" w:rsidR="00421701" w:rsidRDefault="00000000">
      <w:r>
        <w:t>| Bus stop or bus-related obstacle detected (labels `1`, `4`) | Sidewalk |</w:t>
      </w:r>
    </w:p>
    <w:p w14:paraId="7A790037" w14:textId="77777777" w:rsidR="00421701" w:rsidRDefault="00000000">
      <w:r>
        <w:t>| Bottom half &gt;90% pathway AND pathway &gt; road | Multi-Use Path |</w:t>
      </w:r>
    </w:p>
    <w:p w14:paraId="0F0A41EF" w14:textId="77777777" w:rsidR="00421701" w:rsidRDefault="00000000">
      <w:r>
        <w:t>| Road confined to one side (&gt;80%) | Sidewalk |</w:t>
      </w:r>
    </w:p>
    <w:p w14:paraId="17901C5C" w14:textId="77777777" w:rsidR="00421701" w:rsidRDefault="00000000">
      <w:r>
        <w:t>| Only pathway, no road | Sidewalk |</w:t>
      </w:r>
    </w:p>
    <w:p w14:paraId="0E9CA12F" w14:textId="77777777" w:rsidR="00421701" w:rsidRDefault="00000000">
      <w:r>
        <w:t>| Default (road visible across full width) | Mixed Traffic Road Lane |</w:t>
      </w:r>
    </w:p>
    <w:p w14:paraId="29E03E8C" w14:textId="77777777" w:rsidR="00421701" w:rsidRDefault="00000000">
      <w:pPr>
        <w:pStyle w:val="Heading3"/>
      </w:pPr>
      <w:r>
        <w:t>Step 6 — Fixed Obstacle &amp; Delineation Detection</w:t>
      </w:r>
    </w:p>
    <w:p w14:paraId="1ACC5CB9" w14:textId="77777777" w:rsidR="00421701" w:rsidRDefault="00000000">
      <w:r>
        <w:t>A second pass with `LTA_FIXEDOBSTACLE_BEST_2.pt` checks whether detected obstacle masks overlap the path mask:</w:t>
      </w:r>
    </w:p>
    <w:p w14:paraId="2D0DF335" w14:textId="77777777" w:rsidR="00421701" w:rsidRDefault="00000000">
      <w:r>
        <w:t>```python</w:t>
      </w:r>
    </w:p>
    <w:p w14:paraId="0B381578" w14:textId="77777777" w:rsidR="00421701" w:rsidRDefault="00000000">
      <w:r>
        <w:t>FIXED_OBSTACLE_RELEVANT_LABELS = {1, 2, 4, 6, 7}</w:t>
      </w:r>
    </w:p>
    <w:p w14:paraId="019C4E93" w14:textId="77777777" w:rsidR="00421701" w:rsidRDefault="00000000">
      <w:r>
        <w:t>NON_FIXED_OBSTACLE_LABEL = 9</w:t>
      </w:r>
    </w:p>
    <w:p w14:paraId="647F16CC" w14:textId="77777777" w:rsidR="00421701" w:rsidRDefault="00000000">
      <w:r>
        <w:t>DELINEATION_RELEVANT_LABELS = {0, 1, 2, 5}</w:t>
      </w:r>
    </w:p>
    <w:p w14:paraId="7A9A6F31" w14:textId="77777777" w:rsidR="00421701" w:rsidRDefault="00000000">
      <w:r>
        <w:t>```</w:t>
      </w:r>
    </w:p>
    <w:p w14:paraId="11A8A35D" w14:textId="77777777" w:rsidR="00421701" w:rsidRDefault="00000000">
      <w:pPr>
        <w:pStyle w:val="ListBullet"/>
      </w:pPr>
      <w:r>
        <w:t>If any relevant obstacle intersects the path: sets `Fixed Obstacle on Facility = Present`</w:t>
      </w:r>
    </w:p>
    <w:p w14:paraId="0D8FE44E" w14:textId="77777777" w:rsidR="00421701" w:rsidRDefault="00000000">
      <w:pPr>
        <w:pStyle w:val="ListBullet"/>
      </w:pPr>
      <w:r>
        <w:t>If label `9` (non-fixed) intersects path: sets `Non-Fixed Obstacle on Facility = Present`</w:t>
      </w:r>
    </w:p>
    <w:p w14:paraId="64363CAE" w14:textId="77777777" w:rsidR="00421701" w:rsidRDefault="00000000">
      <w:pPr>
        <w:pStyle w:val="ListBullet"/>
      </w:pPr>
      <w:r>
        <w:t>Delineation markers on path: sets `Delineation = Present`</w:t>
      </w:r>
    </w:p>
    <w:p w14:paraId="0FC2CFD5" w14:textId="77777777" w:rsidR="00421701" w:rsidRDefault="00000000">
      <w:r>
        <w:t>---</w:t>
      </w:r>
    </w:p>
    <w:p w14:paraId="3FABD214" w14:textId="77777777" w:rsidR="00421701" w:rsidRDefault="00000000">
      <w:pPr>
        <w:pStyle w:val="Heading2"/>
      </w:pPr>
      <w:r>
        <w:t>Auto-coding in Bulk</w:t>
      </w:r>
    </w:p>
    <w:p w14:paraId="3DA72FD8" w14:textId="77777777" w:rsidR="00421701" w:rsidRDefault="00000000">
      <w:r>
        <w:t>The `/autocode/all` endpoint supports three modes:</w:t>
      </w:r>
    </w:p>
    <w:p w14:paraId="51E33E7F" w14:textId="77777777" w:rsidR="00421701" w:rsidRDefault="00000000">
      <w:r>
        <w:t>| Mode | Payload | Behaviour |</w:t>
      </w:r>
    </w:p>
    <w:p w14:paraId="15E15D7D" w14:textId="77777777" w:rsidR="00421701" w:rsidRDefault="00000000">
      <w:r>
        <w:t>|---|---|---|</w:t>
      </w:r>
    </w:p>
    <w:p w14:paraId="01CC459A" w14:textId="77777777" w:rsidR="00421701" w:rsidRDefault="00000000">
      <w:r>
        <w:t>| Single image | `{ "imageRef": "...", "coords": [[lon, lat], ...] }` | Codes one segment |</w:t>
      </w:r>
    </w:p>
    <w:p w14:paraId="1496D979" w14:textId="77777777" w:rsidR="00421701" w:rsidRDefault="00000000">
      <w:r>
        <w:t>| All rows | `{ "all": true, "save": false }` | Codes every segment in the project |</w:t>
      </w:r>
    </w:p>
    <w:p w14:paraId="7A21B718" w14:textId="77777777" w:rsidR="00421701" w:rsidRDefault="00000000">
      <w:r>
        <w:t>| Selected rows | `{ "indices": [0, 3, 5], "save": false }` | Codes specified segments |</w:t>
      </w:r>
    </w:p>
    <w:p w14:paraId="7A7A1724" w14:textId="77777777" w:rsidR="00421701" w:rsidRDefault="00000000">
      <w:r>
        <w:t xml:space="preserve">When `save: false`, results are returned to the frontend for review but </w:t>
      </w:r>
      <w:r>
        <w:rPr>
          <w:b/>
        </w:rPr>
        <w:t>not written to disk</w:t>
      </w:r>
      <w:r>
        <w:t>. The user must explicitly save from the coding interface.</w:t>
      </w:r>
    </w:p>
    <w:p w14:paraId="38D6B0FF" w14:textId="77777777" w:rsidR="00421701" w:rsidRDefault="00000000">
      <w:r>
        <w:t>---</w:t>
      </w:r>
    </w:p>
    <w:p w14:paraId="1F50F64A" w14:textId="77777777" w:rsidR="00421701" w:rsidRDefault="00000000">
      <w:pPr>
        <w:pStyle w:val="Heading2"/>
      </w:pPr>
      <w:r>
        <w:t>Confidence Thresholds (Summary)</w:t>
      </w:r>
    </w:p>
    <w:p w14:paraId="00052B96" w14:textId="77777777" w:rsidR="00421701" w:rsidRDefault="00000000">
      <w:r>
        <w:t>| Model | Threshold | Below threshold → |</w:t>
      </w:r>
    </w:p>
    <w:p w14:paraId="6165BD88" w14:textId="77777777" w:rsidR="00421701" w:rsidRDefault="00000000">
      <w:r>
        <w:t>|---|---|---|</w:t>
      </w:r>
    </w:p>
    <w:p w14:paraId="1724F269" w14:textId="77777777" w:rsidR="00421701" w:rsidRDefault="00000000">
      <w:r>
        <w:t>| Path segmentation | 0.5 | No path; flag for manual review |</w:t>
      </w:r>
    </w:p>
    <w:p w14:paraId="7F746BF9" w14:textId="77777777" w:rsidR="00421701" w:rsidRDefault="00000000">
      <w:r>
        <w:t>| Adjacent road lane | 0.8 | Class `0` (uncertain) |</w:t>
      </w:r>
    </w:p>
    <w:p w14:paraId="305F3AC0" w14:textId="77777777" w:rsidR="00421701" w:rsidRDefault="00000000">
      <w:r>
        <w:t>| Off-road bicycle | 0.8 | Not classified as off-road |</w:t>
      </w:r>
    </w:p>
    <w:p w14:paraId="505DA500" w14:textId="77777777" w:rsidR="00421701" w:rsidRDefault="00000000">
      <w:r>
        <w:t>| Fixed obstacle | 0.6 | No obstacles detected |</w:t>
      </w:r>
    </w:p>
    <w:p w14:paraId="338FD541" w14:textId="77777777" w:rsidR="00421701" w:rsidRDefault="00000000">
      <w:r>
        <w:t>| Development access | 0.5 | No access detected |</w:t>
      </w:r>
    </w:p>
    <w:p w14:paraId="2FF4F9CD" w14:textId="77777777" w:rsidR="00421701" w:rsidRDefault="00000000">
      <w:r>
        <w:t>| Delineation | 0.5 | No delineation detected |</w:t>
      </w:r>
    </w:p>
    <w:p w14:paraId="6420097C" w14:textId="77777777" w:rsidR="00421701" w:rsidRDefault="00000000">
      <w:r>
        <w:t>---</w:t>
      </w:r>
    </w:p>
    <w:p w14:paraId="3C18B5FC" w14:textId="77777777" w:rsidR="00421701" w:rsidRDefault="00000000">
      <w:pPr>
        <w:pStyle w:val="Heading2"/>
      </w:pPr>
      <w:r>
        <w:t>Attributes Auto-coded by CV</w:t>
      </w:r>
    </w:p>
    <w:p w14:paraId="1B0A5985" w14:textId="77777777" w:rsidR="00421701" w:rsidRDefault="00000000">
      <w:r>
        <w:t>The following fields can be set by the CV pipeline. All other fields require manual coding or GIS auto-coding.</w:t>
      </w:r>
    </w:p>
    <w:p w14:paraId="7718F60A" w14:textId="77777777" w:rsidR="00421701" w:rsidRDefault="00000000">
      <w:r>
        <w:t>| Field | Set by |</w:t>
      </w:r>
    </w:p>
    <w:p w14:paraId="13A3DCB7" w14:textId="77777777" w:rsidR="00421701" w:rsidRDefault="00000000">
      <w:r>
        <w:t>|---|---|</w:t>
      </w:r>
    </w:p>
    <w:p w14:paraId="10570E5B" w14:textId="77777777" w:rsidR="00421701" w:rsidRDefault="00000000">
      <w:r>
        <w:t>| Facility Type | Off-road classifier + fixed obstacle decision |</w:t>
      </w:r>
    </w:p>
    <w:p w14:paraId="76CE8389" w14:textId="77777777" w:rsidR="00421701" w:rsidRDefault="00000000">
      <w:r>
        <w:t>| Light Segregation | Default (Present) when path detected |</w:t>
      </w:r>
    </w:p>
    <w:p w14:paraId="6B990DBC" w14:textId="77777777" w:rsidR="00421701" w:rsidRDefault="00000000">
      <w:r>
        <w:t>| Adjacent Road Lane 0–1m | Adjacent road classifier |</w:t>
      </w:r>
    </w:p>
    <w:p w14:paraId="69B0E5F2" w14:textId="77777777" w:rsidR="00421701" w:rsidRDefault="00000000">
      <w:r>
        <w:t>| Adjacent Road Lane 1–3m | Adjacent road classifier |</w:t>
      </w:r>
    </w:p>
    <w:p w14:paraId="42727079" w14:textId="77777777" w:rsidR="00421701" w:rsidRDefault="00000000">
      <w:r>
        <w:t>| Adjacent object or level change 0–1m | Adjacent road classifier (inferred) |</w:t>
      </w:r>
    </w:p>
    <w:p w14:paraId="3B519997" w14:textId="77777777" w:rsidR="00421701" w:rsidRDefault="00000000">
      <w:r>
        <w:t>| Adjacent object or level change 1–3m | Adjacent road classifier (inferred) |</w:t>
      </w:r>
    </w:p>
    <w:p w14:paraId="447E0235" w14:textId="77777777" w:rsidR="00421701" w:rsidRDefault="00000000">
      <w:r>
        <w:t>| Adjacent Sidewalk 0–1m | Multi-path detection |</w:t>
      </w:r>
    </w:p>
    <w:p w14:paraId="3127889E" w14:textId="77777777" w:rsidR="00421701" w:rsidRDefault="00000000">
      <w:r>
        <w:t>| Fixed Obstacle on Facility | Fixed obstacle segmentation |</w:t>
      </w:r>
    </w:p>
    <w:p w14:paraId="54B0D550" w14:textId="77777777" w:rsidR="00421701" w:rsidRDefault="00000000">
      <w:r>
        <w:t>| Non-Fixed Obstacle on Facility | Fixed obstacle segmentation (label 9) |</w:t>
      </w:r>
    </w:p>
    <w:p w14:paraId="1EF43595" w14:textId="77777777" w:rsidR="00421701" w:rsidRDefault="00000000">
      <w:r>
        <w:t>| Delineation | Delineation classifier |</w:t>
      </w:r>
    </w:p>
    <w:p w14:paraId="19B84E9A" w14:textId="77777777" w:rsidR="00421701" w:rsidRDefault="00000000">
      <w:r>
        <w:t>---</w:t>
      </w:r>
    </w:p>
    <w:p w14:paraId="4EAC29A2" w14:textId="77777777" w:rsidR="00421701" w:rsidRDefault="00000000">
      <w:pPr>
        <w:pStyle w:val="Heading2"/>
      </w:pPr>
      <w:r>
        <w:t>GIS Auto-coding</w:t>
      </w:r>
    </w:p>
    <w:p w14:paraId="3DC614D4" w14:textId="77777777" w:rsidR="00421701" w:rsidRDefault="00000000">
      <w:r>
        <w:t>In addition to image-based CV, the `/autocode/gis` endpoint derives attributes from spatial context using the shapefiles in `backend/shapefiles/`. The following layers are used and the attributes each one sets:</w:t>
      </w:r>
    </w:p>
    <w:p w14:paraId="7319CED9" w14:textId="77777777" w:rsidR="00421701" w:rsidRDefault="00000000">
      <w:r>
        <w:t>| Layer | Attribute(s) Set | Notes |</w:t>
      </w:r>
    </w:p>
    <w:p w14:paraId="40213FC3" w14:textId="77777777" w:rsidR="00421701" w:rsidRDefault="00000000">
      <w:r>
        <w:t>|---|---|---|</w:t>
      </w:r>
    </w:p>
    <w:p w14:paraId="5697E917" w14:textId="77777777" w:rsidR="00421701" w:rsidRDefault="00000000">
      <w:r>
        <w:t>| `inner` (polygon) | Area Type = 1 (Urban/CBD) | Containment query |</w:t>
      </w:r>
    </w:p>
    <w:p w14:paraId="1CD5FB9D" w14:textId="77777777" w:rsidR="00421701" w:rsidRDefault="00000000">
      <w:r>
        <w:t>| `industrial` (polygon) | Area Type = 4 (Industrial) | Containment query |</w:t>
      </w:r>
    </w:p>
    <w:p w14:paraId="58226ADC" w14:textId="77777777" w:rsidR="00421701" w:rsidRDefault="00000000">
      <w:r>
        <w:t>| `rural` (polygon) | Area Type = 3 (Rural) | Containment query |</w:t>
      </w:r>
    </w:p>
    <w:p w14:paraId="3B6A55EF" w14:textId="77777777" w:rsidR="00421701" w:rsidRDefault="00000000">
      <w:r>
        <w:t>| *(no layer match)* | Area Type = 2 (Suburban) | Default fallback |</w:t>
      </w:r>
    </w:p>
    <w:p w14:paraId="796F8DC2" w14:textId="77777777" w:rsidR="00421701" w:rsidRDefault="00000000">
      <w:r>
        <w:t>| `cycling_path` / `shared_path` / `footpath` | Facility Width per Direction | Reads `WIDTH` field from shapefile |</w:t>
      </w:r>
    </w:p>
    <w:p w14:paraId="479E46CF" w14:textId="77777777" w:rsidR="00421701" w:rsidRDefault="00000000">
      <w:r>
        <w:t>| `road_links` | Road Operating Speed (mean) | Looks up mean speed via `LK_ID_NUM` from linked CSV |</w:t>
      </w:r>
    </w:p>
    <w:p w14:paraId="1E0F4C71" w14:textId="77777777" w:rsidR="00421701" w:rsidRDefault="00000000">
      <w:r>
        <w:t>| `speed_limit` | Road Speed Limit | Reads `SPEEDLIMIT` field |</w:t>
      </w:r>
    </w:p>
    <w:p w14:paraId="4BF44B57" w14:textId="77777777" w:rsidR="00421701" w:rsidRDefault="00000000">
      <w:r>
        <w:t>| `mrt` | MRT proximity | 20 m buffer |</w:t>
      </w:r>
    </w:p>
    <w:p w14:paraId="75FB1C99" w14:textId="77777777" w:rsidR="00421701" w:rsidRDefault="00000000">
      <w:r>
        <w:t>| `bus_lane` / `bus_stop` | Bus lane/stop proximity | 20 m buffer |</w:t>
      </w:r>
    </w:p>
    <w:p w14:paraId="3D850B2C" w14:textId="77777777" w:rsidR="00421701" w:rsidRDefault="00000000">
      <w:r>
        <w:t>| `road_crossing` | Road crossing proximity | 5 m buffer |</w:t>
      </w:r>
    </w:p>
    <w:p w14:paraId="340A7EE9" w14:textId="77777777" w:rsidR="00421701" w:rsidRDefault="00000000">
      <w:r>
        <w:t>| `parking` | Adjacent Vehicle Parking | 20 m buffer |</w:t>
      </w:r>
    </w:p>
    <w:p w14:paraId="11B38804" w14:textId="77777777" w:rsidR="00421701" w:rsidRDefault="00000000">
      <w:r>
        <w:t>| `beforeCount` / `sensorCount` | Peak Pedestrian Flow | Aggregated from count data |</w:t>
      </w:r>
    </w:p>
    <w:p w14:paraId="2F75ACFD" w14:textId="77777777" w:rsidR="00421701" w:rsidRDefault="00000000">
      <w:r>
        <w:t xml:space="preserve">&gt; </w:t>
      </w:r>
      <w:r>
        <w:rPr>
          <w:b/>
        </w:rPr>
        <w:t>Note:</w:t>
      </w:r>
      <w:r>
        <w:t xml:space="preserve"> Road AADT has no GIS auto-coding path — it must be coded manually.</w:t>
      </w:r>
    </w:p>
    <w:p w14:paraId="507A2DD7" w14:textId="77777777" w:rsidR="00421701" w:rsidRDefault="00000000">
      <w:r>
        <w:br w:type="page"/>
      </w:r>
    </w:p>
    <w:p w14:paraId="7A3D7954" w14:textId="77777777" w:rsidR="00421701" w:rsidRDefault="00000000">
      <w:pPr>
        <w:pStyle w:val="Heading1"/>
      </w:pPr>
      <w:r>
        <w:t>Scoring Logic</w:t>
      </w:r>
    </w:p>
    <w:p w14:paraId="23647EC2" w14:textId="77777777" w:rsidR="00421701" w:rsidRDefault="00000000">
      <w:r>
        <w:t xml:space="preserve">PSAT implements the </w:t>
      </w:r>
      <w:r>
        <w:rPr>
          <w:b/>
        </w:rPr>
        <w:t>CycleRAP v2.11</w:t>
      </w:r>
      <w:r>
        <w:t xml:space="preserve"> risk scoring algorithm as a pure Python module (`cyclerap_scoring.py`). No Excel, VBA macros, or Windows-only dependencies are required.</w:t>
      </w:r>
    </w:p>
    <w:p w14:paraId="615F9A0A" w14:textId="77777777" w:rsidR="00421701" w:rsidRDefault="00000000">
      <w:r>
        <w:t>---</w:t>
      </w:r>
    </w:p>
    <w:p w14:paraId="2BA54900" w14:textId="77777777" w:rsidR="00421701" w:rsidRDefault="00000000">
      <w:pPr>
        <w:pStyle w:val="Heading2"/>
      </w:pPr>
      <w:r>
        <w:t>Overview</w:t>
      </w:r>
    </w:p>
    <w:p w14:paraId="7EEE56E5" w14:textId="77777777" w:rsidR="00421701" w:rsidRDefault="00000000">
      <w:r>
        <w:t>CycleRAP produces four independent risk scores for each road segment, each representing a distinct crash scenario:</w:t>
      </w:r>
    </w:p>
    <w:p w14:paraId="18887D7D" w14:textId="77777777" w:rsidR="00421701" w:rsidRDefault="00000000">
      <w:r>
        <w:t>| Score | Crash type | Description |</w:t>
      </w:r>
    </w:p>
    <w:p w14:paraId="4742E646" w14:textId="77777777" w:rsidR="00421701" w:rsidRDefault="00000000">
      <w:r>
        <w:t>|---|---|---|</w:t>
      </w:r>
    </w:p>
    <w:p w14:paraId="6C88D84E" w14:textId="77777777" w:rsidR="00421701" w:rsidRDefault="00000000">
      <w:r>
        <w:t xml:space="preserve">| </w:t>
      </w:r>
      <w:r>
        <w:rPr>
          <w:b/>
        </w:rPr>
        <w:t>BB</w:t>
      </w:r>
      <w:r>
        <w:t xml:space="preserve"> | Bicyclist–Bicyclist | Conflict between cyclists (and with light vehicles) |</w:t>
      </w:r>
    </w:p>
    <w:p w14:paraId="58DF101C" w14:textId="77777777" w:rsidR="00421701" w:rsidRDefault="00000000">
      <w:r>
        <w:t xml:space="preserve">| </w:t>
      </w:r>
      <w:r>
        <w:rPr>
          <w:b/>
        </w:rPr>
        <w:t>BP</w:t>
      </w:r>
      <w:r>
        <w:t xml:space="preserve"> | Bicyclist–Pedestrian | Conflict between a cyclist and a pedestrian |</w:t>
      </w:r>
    </w:p>
    <w:p w14:paraId="0079F20B" w14:textId="77777777" w:rsidR="00421701" w:rsidRDefault="00000000">
      <w:r>
        <w:t xml:space="preserve">| </w:t>
      </w:r>
      <w:r>
        <w:rPr>
          <w:b/>
        </w:rPr>
        <w:t>SB</w:t>
      </w:r>
      <w:r>
        <w:t xml:space="preserve"> | Single Bicyclist | Cyclist departing facility and striking a fixed/severe hazard |</w:t>
      </w:r>
    </w:p>
    <w:p w14:paraId="61474ABD" w14:textId="77777777" w:rsidR="00421701" w:rsidRDefault="00000000">
      <w:r>
        <w:t xml:space="preserve">| </w:t>
      </w:r>
      <w:r>
        <w:rPr>
          <w:b/>
        </w:rPr>
        <w:t>VB</w:t>
      </w:r>
      <w:r>
        <w:t xml:space="preserve"> | Vehicle–Bicyclist | Conflict between a motor vehicle and a cyclist |</w:t>
      </w:r>
    </w:p>
    <w:p w14:paraId="070B1E17" w14:textId="77777777" w:rsidR="00421701" w:rsidRDefault="00000000">
      <w:r>
        <w:t xml:space="preserve">Each score is a continuous real number. Scores are then classified into one of four </w:t>
      </w:r>
      <w:r>
        <w:rPr>
          <w:b/>
        </w:rPr>
        <w:t>risk bands</w:t>
      </w:r>
      <w:r>
        <w:t>.</w:t>
      </w:r>
    </w:p>
    <w:p w14:paraId="508E06BC" w14:textId="77777777" w:rsidR="00421701" w:rsidRDefault="00000000">
      <w:r>
        <w:t xml:space="preserve">An </w:t>
      </w:r>
      <w:r>
        <w:rPr>
          <w:b/>
        </w:rPr>
        <w:t>Overall Risk Level</w:t>
      </w:r>
      <w:r>
        <w:t xml:space="preserve"> (the sum of all four scores) and an </w:t>
      </w:r>
      <w:r>
        <w:rPr>
          <w:b/>
        </w:rPr>
        <w:t>Overall Risk Level Band</w:t>
      </w:r>
      <w:r>
        <w:t xml:space="preserve"> (the maximum of the four component bands) are also computed.</w:t>
      </w:r>
    </w:p>
    <w:p w14:paraId="73A544D8" w14:textId="77777777" w:rsidR="00421701" w:rsidRDefault="00000000">
      <w:r>
        <w:t>---</w:t>
      </w:r>
    </w:p>
    <w:p w14:paraId="264EF78D" w14:textId="77777777" w:rsidR="00421701" w:rsidRDefault="00000000">
      <w:pPr>
        <w:pStyle w:val="Heading2"/>
      </w:pPr>
      <w:r>
        <w:t>Risk Bands</w:t>
      </w:r>
    </w:p>
    <w:p w14:paraId="3E7B910C" w14:textId="77777777" w:rsidR="00421701" w:rsidRDefault="00000000">
      <w:pPr>
        <w:pStyle w:val="Heading3"/>
      </w:pPr>
      <w:r>
        <w:t>BB, BP, SB</w:t>
      </w:r>
    </w:p>
    <w:p w14:paraId="25785560" w14:textId="77777777" w:rsidR="00421701" w:rsidRDefault="00000000">
      <w:r>
        <w:t>| Band | Label | Score range |</w:t>
      </w:r>
    </w:p>
    <w:p w14:paraId="146FF974" w14:textId="77777777" w:rsidR="00421701" w:rsidRDefault="00000000">
      <w:r>
        <w:t>|---|---|---|</w:t>
      </w:r>
    </w:p>
    <w:p w14:paraId="26C185BF" w14:textId="77777777" w:rsidR="00421701" w:rsidRDefault="00000000">
      <w:r>
        <w:t>| 1 | Low | &lt; 5 |</w:t>
      </w:r>
    </w:p>
    <w:p w14:paraId="6934C979" w14:textId="77777777" w:rsidR="00421701" w:rsidRDefault="00000000">
      <w:r>
        <w:t>| 2 | Medium | 5 – 10 |</w:t>
      </w:r>
    </w:p>
    <w:p w14:paraId="2922260A" w14:textId="77777777" w:rsidR="00421701" w:rsidRDefault="00000000">
      <w:r>
        <w:t>| 3 | High | 10 – 20 |</w:t>
      </w:r>
    </w:p>
    <w:p w14:paraId="1E1A0382" w14:textId="77777777" w:rsidR="00421701" w:rsidRDefault="00000000">
      <w:r>
        <w:t>| 4 | Extreme | &gt; 20 |</w:t>
      </w:r>
    </w:p>
    <w:p w14:paraId="67055CB4" w14:textId="77777777" w:rsidR="00421701" w:rsidRDefault="00000000">
      <w:pPr>
        <w:pStyle w:val="Heading3"/>
      </w:pPr>
      <w:r>
        <w:t>VB</w:t>
      </w:r>
    </w:p>
    <w:p w14:paraId="53C2545C" w14:textId="77777777" w:rsidR="00421701" w:rsidRDefault="00000000">
      <w:r>
        <w:t>| Band | Label | Score range |</w:t>
      </w:r>
    </w:p>
    <w:p w14:paraId="612B27A2" w14:textId="77777777" w:rsidR="00421701" w:rsidRDefault="00000000">
      <w:r>
        <w:t>|---|---|---|</w:t>
      </w:r>
    </w:p>
    <w:p w14:paraId="4F9C665D" w14:textId="77777777" w:rsidR="00421701" w:rsidRDefault="00000000">
      <w:r>
        <w:t>| 1 | Low | &lt; 10 |</w:t>
      </w:r>
    </w:p>
    <w:p w14:paraId="3E0FE8EF" w14:textId="77777777" w:rsidR="00421701" w:rsidRDefault="00000000">
      <w:r>
        <w:t>| 2 | Medium | 10 – 25 |</w:t>
      </w:r>
    </w:p>
    <w:p w14:paraId="0367E8ED" w14:textId="77777777" w:rsidR="00421701" w:rsidRDefault="00000000">
      <w:r>
        <w:t>| 3 | High | 25 – 60 |</w:t>
      </w:r>
    </w:p>
    <w:p w14:paraId="445F863E" w14:textId="77777777" w:rsidR="00421701" w:rsidRDefault="00000000">
      <w:r>
        <w:t>| 4 | Extreme | &gt; 60 |</w:t>
      </w:r>
    </w:p>
    <w:p w14:paraId="1FADD091" w14:textId="77777777" w:rsidR="00421701" w:rsidRDefault="00000000">
      <w:pPr>
        <w:pStyle w:val="Heading3"/>
      </w:pPr>
      <w:r>
        <w:t>Overall Risk Level Band</w:t>
      </w:r>
    </w:p>
    <w:p w14:paraId="6A270E8F" w14:textId="77777777" w:rsidR="00421701" w:rsidRDefault="00000000">
      <w:r>
        <w:t xml:space="preserve">Equal to the </w:t>
      </w:r>
      <w:r>
        <w:rPr>
          <w:b/>
        </w:rPr>
        <w:t>maximum</w:t>
      </w:r>
      <w:r>
        <w:t xml:space="preserve"> band across BB, BP, SB, and VB for that segment. This means a single extreme sub-score elevates the overall band to Extreme regardless of the others.</w:t>
      </w:r>
    </w:p>
    <w:p w14:paraId="77667384" w14:textId="77777777" w:rsidR="00421701" w:rsidRDefault="00000000">
      <w:r>
        <w:t>---</w:t>
      </w:r>
    </w:p>
    <w:p w14:paraId="306A7A8D" w14:textId="77777777" w:rsidR="00421701" w:rsidRDefault="00000000">
      <w:pPr>
        <w:pStyle w:val="Heading2"/>
      </w:pPr>
      <w:r>
        <w:t>Algorithm: Component Formulas</w:t>
      </w:r>
    </w:p>
    <w:p w14:paraId="7FEC46C4" w14:textId="77777777" w:rsidR="00421701" w:rsidRDefault="00000000">
      <w:r>
        <w:t>The algorithm builds four intermediate components (`CM3`, `CM16`, `CM25`, `CM40`) and then combines them into the final scores.</w:t>
      </w:r>
    </w:p>
    <w:p w14:paraId="2663BB5A" w14:textId="77777777" w:rsidR="00421701" w:rsidRDefault="00000000">
      <w:pPr>
        <w:pStyle w:val="Heading3"/>
      </w:pPr>
      <w:r>
        <w:t>CM3 — Main Cycling Environment Risk</w:t>
      </w:r>
    </w:p>
    <w:p w14:paraId="5B171FC5" w14:textId="77777777" w:rsidR="00421701" w:rsidRDefault="00000000">
      <w:r>
        <w:t>```</w:t>
      </w:r>
    </w:p>
    <w:p w14:paraId="212AABA0" w14:textId="77777777" w:rsidR="00421701" w:rsidRDefault="00000000">
      <w:r>
        <w:t>CM3 = (product of CU factors) ^ (1 + CQ_sum × 0.1)</w:t>
      </w:r>
    </w:p>
    <w:p w14:paraId="7D06D18B" w14:textId="77777777" w:rsidR="00421701" w:rsidRDefault="00000000">
      <w:r>
        <w:t>```</w:t>
      </w:r>
    </w:p>
    <w:p w14:paraId="09A1B916" w14:textId="77777777" w:rsidR="00421701" w:rsidRDefault="00000000">
      <w:r>
        <w:rPr>
          <w:b/>
        </w:rPr>
        <w:t>CU factors</w:t>
      </w:r>
      <w:r>
        <w:t xml:space="preserve"> (continuous risk multipliers):</w:t>
      </w:r>
    </w:p>
    <w:p w14:paraId="1C463093" w14:textId="77777777" w:rsidR="00421701" w:rsidRDefault="00000000">
      <w:r>
        <w:t>| Factor | Attribute | Effect |</w:t>
      </w:r>
    </w:p>
    <w:p w14:paraId="4BC237FD" w14:textId="77777777" w:rsidR="00421701" w:rsidRDefault="00000000">
      <w:r>
        <w:t>|---|---|---|</w:t>
      </w:r>
    </w:p>
    <w:p w14:paraId="74EAD4C6" w14:textId="77777777" w:rsidR="00421701" w:rsidRDefault="00000000">
      <w:r>
        <w:t>| Loose/slippery surface | `Loose or slippery surface` | 1.5 if Present |</w:t>
      </w:r>
    </w:p>
    <w:p w14:paraId="6FF1B766" w14:textId="77777777" w:rsidR="00421701" w:rsidRDefault="00000000">
      <w:r>
        <w:t>| Delineation | `Delineation` | 1.2 if Not Present |</w:t>
      </w:r>
    </w:p>
    <w:p w14:paraId="2715AD7B" w14:textId="77777777" w:rsidR="00421701" w:rsidRDefault="00000000">
      <w:r>
        <w:t>| Facility width | `Facility Width per Direction` | 1.8/1.5/1.0 for Very Narrow/Narrow/Wide |</w:t>
      </w:r>
    </w:p>
    <w:p w14:paraId="05AD110B" w14:textId="77777777" w:rsidR="00421701" w:rsidRDefault="00000000">
      <w:r>
        <w:t>| Flow direction | `Flow Direction` | 1.5 if Two Way |</w:t>
      </w:r>
    </w:p>
    <w:p w14:paraId="5B737FCD" w14:textId="77777777" w:rsidR="00421701" w:rsidRDefault="00000000">
      <w:r>
        <w:t>| Width restriction | `Width Restriction` | 1.2 if Present |</w:t>
      </w:r>
    </w:p>
    <w:p w14:paraId="78FACD23" w14:textId="77777777" w:rsidR="00421701" w:rsidRDefault="00000000">
      <w:r>
        <w:t>| Grade | `Grade` | 1.2 if ≥5 Degrees |</w:t>
      </w:r>
    </w:p>
    <w:p w14:paraId="489CA69C" w14:textId="77777777" w:rsidR="00421701" w:rsidRDefault="00000000">
      <w:r>
        <w:t>| Cargo bikes | `Observed proportion of cargo bikes` | 1.2 if Moderate to high |</w:t>
      </w:r>
    </w:p>
    <w:p w14:paraId="3CB081EB" w14:textId="77777777" w:rsidR="00421701" w:rsidRDefault="00000000">
      <w:r>
        <w:t>| Pedestrian flow | `Peak pedestrian flow` | 1.2 if Low; 1.5 if Moderate to high |</w:t>
      </w:r>
    </w:p>
    <w:p w14:paraId="5A74E6A4" w14:textId="77777777" w:rsidR="00421701" w:rsidRDefault="00000000">
      <w:r>
        <w:t>| Bicycle flow | `Peak bicycle/LV traffic flow` | 1.2 if Moderate to high |</w:t>
      </w:r>
    </w:p>
    <w:p w14:paraId="51C10C5A" w14:textId="77777777" w:rsidR="00421701" w:rsidRDefault="00000000">
      <w:r>
        <w:t>| Speed differential | `Bicycle/LV speed differential` | 1.2 if ≥10 km/h |</w:t>
      </w:r>
    </w:p>
    <w:p w14:paraId="7603AC50" w14:textId="77777777" w:rsidR="00421701" w:rsidRDefault="00000000">
      <w:r>
        <w:t>| Curvature | `Curvature` | 1.5 if Sharp Turn Present |</w:t>
      </w:r>
    </w:p>
    <w:p w14:paraId="05F66E2E" w14:textId="77777777" w:rsidR="00421701" w:rsidRDefault="00000000">
      <w:r>
        <w:t>| Street lighting | `Street Lighting` | 1.2 if Not Present |</w:t>
      </w:r>
    </w:p>
    <w:p w14:paraId="59ED8A97" w14:textId="77777777" w:rsidR="00421701" w:rsidRDefault="00000000">
      <w:r>
        <w:rPr>
          <w:b/>
        </w:rPr>
        <w:t>CQ triggers</w:t>
      </w:r>
      <w:r>
        <w:t xml:space="preserve"> (condition flags that increase the exponent):</w:t>
      </w:r>
    </w:p>
    <w:p w14:paraId="08EA9F52" w14:textId="77777777" w:rsidR="00421701" w:rsidRDefault="00000000">
      <w:r>
        <w:t>| Trigger | Attribute | Fires when |</w:t>
      </w:r>
    </w:p>
    <w:p w14:paraId="2BEEC5D0" w14:textId="77777777" w:rsidR="00421701" w:rsidRDefault="00000000">
      <w:r>
        <w:t>|---|---|---|</w:t>
      </w:r>
    </w:p>
    <w:p w14:paraId="022778CF" w14:textId="77777777" w:rsidR="00421701" w:rsidRDefault="00000000">
      <w:r>
        <w:t>| Surface deformation | `Major Surface Deformation or Drain Opening` | Present |</w:t>
      </w:r>
    </w:p>
    <w:p w14:paraId="3F52522D" w14:textId="77777777" w:rsidR="00421701" w:rsidRDefault="00000000">
      <w:r>
        <w:t>| Fixed obstacle | `Fixed Obstacle on Facility` | Present |</w:t>
      </w:r>
    </w:p>
    <w:p w14:paraId="54274BEF" w14:textId="77777777" w:rsidR="00421701" w:rsidRDefault="00000000">
      <w:r>
        <w:t>| Non-fixed obstacle | `Non-Fixed Obstacle on Facility` | Present |</w:t>
      </w:r>
    </w:p>
    <w:p w14:paraId="0298FA87" w14:textId="77777777" w:rsidR="00421701" w:rsidRDefault="00000000">
      <w:r>
        <w:t>| Adjacent parking 0–1m | `Adjacent Vehicle Parking 0-1m` | Present |</w:t>
      </w:r>
    </w:p>
    <w:p w14:paraId="41CFB355" w14:textId="77777777" w:rsidR="00421701" w:rsidRDefault="00000000">
      <w:r>
        <w:t>| Intersection crossing | `Intersection or Road Crossing` | Present |</w:t>
      </w:r>
    </w:p>
    <w:p w14:paraId="581F96C0" w14:textId="77777777" w:rsidR="00421701" w:rsidRDefault="00000000">
      <w:r>
        <w:t>| Property access | `Property Access` | Present |</w:t>
      </w:r>
    </w:p>
    <w:p w14:paraId="4EE7308C" w14:textId="77777777" w:rsidR="00421701" w:rsidRDefault="00000000">
      <w:r>
        <w:t>| Intersecting facility | `Intersecting Bicycle Facility` | Present |</w:t>
      </w:r>
    </w:p>
    <w:p w14:paraId="163E3AD0" w14:textId="77777777" w:rsidR="00421701" w:rsidRDefault="00000000">
      <w:r>
        <w:t>| Pedestrian crossing | `Pedestrian Crossing` | Present |</w:t>
      </w:r>
    </w:p>
    <w:p w14:paraId="6C62E9C5" w14:textId="77777777" w:rsidR="00421701" w:rsidRDefault="00000000">
      <w:pPr>
        <w:pStyle w:val="Heading3"/>
      </w:pPr>
      <w:r>
        <w:t>CM16 — Departure and Fall Scenarios</w:t>
      </w:r>
    </w:p>
    <w:p w14:paraId="29AF0ADA" w14:textId="77777777" w:rsidR="00421701" w:rsidRDefault="00000000">
      <w:r>
        <w:t>Only fires if at least one of: Loose/slippery surface, Grade ≥5°, or Curvature = Sharp Turn.</w:t>
      </w:r>
    </w:p>
    <w:p w14:paraId="3B401068" w14:textId="77777777" w:rsidR="00421701" w:rsidRDefault="00000000">
      <w:pPr>
        <w:pStyle w:val="Heading3"/>
      </w:pPr>
      <w:r>
        <w:t>CM25 — Speed-Related Incidents</w:t>
      </w:r>
    </w:p>
    <w:p w14:paraId="23C23D00" w14:textId="77777777" w:rsidR="00421701" w:rsidRDefault="00000000">
      <w:r>
        <w:t>Only fires if at least one of: Tram/train rails present, Surface deformation present.</w:t>
      </w:r>
    </w:p>
    <w:p w14:paraId="6DAAECF5" w14:textId="77777777" w:rsidR="00421701" w:rsidRDefault="00000000">
      <w:pPr>
        <w:pStyle w:val="Heading3"/>
      </w:pPr>
      <w:r>
        <w:t>CM40 — Vehicle Interaction</w:t>
      </w:r>
    </w:p>
    <w:p w14:paraId="5151698A" w14:textId="77777777" w:rsidR="00421701" w:rsidRDefault="00000000">
      <w:r>
        <w:t>Only fires if at least one of: Intersection crossing, Property access, Adjacent road 0–1m, Adjacent road 1–3m, Facility type = Mixed Traffic, Intersection approach = Shared.</w:t>
      </w:r>
    </w:p>
    <w:p w14:paraId="3B4ABAC2" w14:textId="77777777" w:rsidR="00421701" w:rsidRDefault="00000000">
      <w:pPr>
        <w:pStyle w:val="Heading3"/>
      </w:pPr>
      <w:r>
        <w:t>Final Score Combination</w:t>
      </w:r>
    </w:p>
    <w:p w14:paraId="3CEB8655" w14:textId="77777777" w:rsidR="00421701" w:rsidRDefault="00000000">
      <w:r>
        <w:t>The four components combine into final scores as follows:</w:t>
      </w:r>
    </w:p>
    <w:p w14:paraId="328D4D43" w14:textId="77777777" w:rsidR="00421701" w:rsidRDefault="00000000">
      <w:r>
        <w:t>```</w:t>
      </w:r>
    </w:p>
    <w:p w14:paraId="71D9C9C5" w14:textId="77777777" w:rsidR="00421701" w:rsidRDefault="00000000">
      <w:r>
        <w:t>cj3  = CM3 + CM16   # combined conflict exposure</w:t>
      </w:r>
    </w:p>
    <w:p w14:paraId="4B1E80E1" w14:textId="77777777" w:rsidR="00421701" w:rsidRDefault="00000000">
      <w:r>
        <w:t>cj25 = CM25         # fall hazard modifier</w:t>
      </w:r>
    </w:p>
    <w:p w14:paraId="6C430A62" w14:textId="77777777" w:rsidR="00421701" w:rsidRDefault="00000000">
      <w:r>
        <w:t>cj40 = CM40         # shared space conflict modifier</w:t>
      </w:r>
    </w:p>
    <w:p w14:paraId="62F238DA" w14:textId="77777777" w:rsidR="00421701" w:rsidRDefault="00000000">
      <w:r>
        <w:t>BB = cj3 × (bicycle_speed × grade × speed_differential × cargo_bike factors)</w:t>
      </w:r>
    </w:p>
    <w:p w14:paraId="017BE8BA" w14:textId="77777777" w:rsidR="00421701" w:rsidRDefault="00000000">
      <w:r>
        <w:t>BP = BB_component × sidewalk_condition</w:t>
      </w:r>
    </w:p>
    <w:p w14:paraId="099BDFC5" w14:textId="77777777" w:rsidR="00421701" w:rsidRDefault="00000000">
      <w:r>
        <w:t>+ BB_component × pedestrian_condition</w:t>
      </w:r>
    </w:p>
    <w:p w14:paraId="3BE444E3" w14:textId="77777777" w:rsidR="00421701" w:rsidRDefault="00000000">
      <w:r>
        <w:t>(each term is 0 if the condition is absent)</w:t>
      </w:r>
    </w:p>
    <w:p w14:paraId="3F337FE9" w14:textId="77777777" w:rsidR="00421701" w:rsidRDefault="00000000">
      <w:r>
        <w:t>SB = cj3 × severity_factors                  [departure gate — 0 if no departure condition]</w:t>
      </w:r>
    </w:p>
    <w:p w14:paraId="35BEDBB9" w14:textId="77777777" w:rsidR="00421701" w:rsidRDefault="00000000">
      <w:r>
        <w:t>+ (cj3 + cj25) × fall_severity_factors    [fall gate — 0 if no fall condition]</w:t>
      </w:r>
    </w:p>
    <w:p w14:paraId="76000605" w14:textId="77777777" w:rsidR="00421701" w:rsidRDefault="00000000">
      <w:r>
        <w:t>VB = (cj3 + cj25) × factors   [fall/conflict — 0 if condition absent]</w:t>
      </w:r>
    </w:p>
    <w:p w14:paraId="79F3E865" w14:textId="77777777" w:rsidR="00421701" w:rsidRDefault="00000000">
      <w:r>
        <w:t>+ cj3 × factors             [departure — 0 if condition absent]</w:t>
      </w:r>
    </w:p>
    <w:p w14:paraId="1D277131" w14:textId="77777777" w:rsidR="00421701" w:rsidRDefault="00000000">
      <w:r>
        <w:t>+ cj40 ÷ 3                  [intersection term 1 — 0 if condition absent]</w:t>
      </w:r>
    </w:p>
    <w:p w14:paraId="0D2E1A14" w14:textId="77777777" w:rsidR="00421701" w:rsidRDefault="00000000">
      <w:r>
        <w:t>+ cj40 ÷ 3                  [intersection term 2 — 0 if condition absent]</w:t>
      </w:r>
    </w:p>
    <w:p w14:paraId="3CAB2A5D" w14:textId="77777777" w:rsidR="00421701" w:rsidRDefault="00000000">
      <w:r>
        <w:t>+ cj40 ÷ 3                  [intersection term 3 — 0 if condition absent]</w:t>
      </w:r>
    </w:p>
    <w:p w14:paraId="0D84F500" w14:textId="77777777" w:rsidR="00421701" w:rsidRDefault="00000000">
      <w:r>
        <w:t>```</w:t>
      </w:r>
    </w:p>
    <w:p w14:paraId="40B7B1DB" w14:textId="77777777" w:rsidR="00421701" w:rsidRDefault="00000000">
      <w:r>
        <w:rPr>
          <w:b/>
        </w:rPr>
        <w:t>Key takeaway:</w:t>
      </w:r>
      <w:r>
        <w:t xml:space="preserve"> BB and BP are driven entirely by CM3 + CM16. SB additionally incorporates CM25 for fall scenarios. VB is the only score that uses CM40 (shared-space and intersection conflicts).</w:t>
      </w:r>
    </w:p>
    <w:p w14:paraId="622EE284" w14:textId="77777777" w:rsidR="00421701" w:rsidRDefault="00000000">
      <w:r>
        <w:t>---</w:t>
      </w:r>
    </w:p>
    <w:p w14:paraId="3BB4D87E" w14:textId="77777777" w:rsidR="00421701" w:rsidRDefault="00000000">
      <w:pPr>
        <w:pStyle w:val="Heading2"/>
      </w:pPr>
      <w:r>
        <w:t>Worked Example: CM3</w:t>
      </w:r>
    </w:p>
    <w:p w14:paraId="23E21AE3" w14:textId="77777777" w:rsidR="00421701" w:rsidRDefault="00000000">
      <w:r>
        <w:t>The following example traces a single segment through the CM3 calculation by hand.</w:t>
      </w:r>
    </w:p>
    <w:p w14:paraId="342E4A63" w14:textId="77777777" w:rsidR="00421701" w:rsidRDefault="00000000">
      <w:r>
        <w:rPr>
          <w:b/>
        </w:rPr>
        <w:t>Segment attributes:</w:t>
      </w:r>
    </w:p>
    <w:p w14:paraId="6EE87C39" w14:textId="77777777" w:rsidR="00421701" w:rsidRDefault="00000000">
      <w:r>
        <w:t>| Attribute | Value | Code |</w:t>
      </w:r>
    </w:p>
    <w:p w14:paraId="67F282C0" w14:textId="77777777" w:rsidR="00421701" w:rsidRDefault="00000000">
      <w:r>
        <w:t>|---|---|---|</w:t>
      </w:r>
    </w:p>
    <w:p w14:paraId="5D8EFD41" w14:textId="77777777" w:rsidR="00421701" w:rsidRDefault="00000000">
      <w:r>
        <w:t>| Loose or slippery surface | Not Present | 2 |</w:t>
      </w:r>
    </w:p>
    <w:p w14:paraId="519689F8" w14:textId="77777777" w:rsidR="00421701" w:rsidRDefault="00000000">
      <w:r>
        <w:t>| Delineation | Not Present | 2 |</w:t>
      </w:r>
    </w:p>
    <w:p w14:paraId="1737C364" w14:textId="77777777" w:rsidR="00421701" w:rsidRDefault="00000000">
      <w:r>
        <w:t>| Facility Width per Direction | Narrow | 2 |</w:t>
      </w:r>
    </w:p>
    <w:p w14:paraId="514F9411" w14:textId="77777777" w:rsidR="00421701" w:rsidRDefault="00000000">
      <w:r>
        <w:t>| Flow Direction | One Way | 1 |</w:t>
      </w:r>
    </w:p>
    <w:p w14:paraId="74F0279D" w14:textId="77777777" w:rsidR="00421701" w:rsidRDefault="00000000">
      <w:r>
        <w:t>| Width Restriction | Not Present | 2 |</w:t>
      </w:r>
    </w:p>
    <w:p w14:paraId="3C2CB144" w14:textId="77777777" w:rsidR="00421701" w:rsidRDefault="00000000">
      <w:r>
        <w:t>| Grade | &lt; 5 Degrees | 1 |</w:t>
      </w:r>
    </w:p>
    <w:p w14:paraId="199941AA" w14:textId="77777777" w:rsidR="00421701" w:rsidRDefault="00000000">
      <w:r>
        <w:t>| Observed proportion of cargo bikes | Low | 1 |</w:t>
      </w:r>
    </w:p>
    <w:p w14:paraId="2778E6EF" w14:textId="77777777" w:rsidR="00421701" w:rsidRDefault="00000000">
      <w:r>
        <w:t>| Peak pedestrian flow | None | 1 |</w:t>
      </w:r>
    </w:p>
    <w:p w14:paraId="64401FEF" w14:textId="77777777" w:rsidR="00421701" w:rsidRDefault="00000000">
      <w:r>
        <w:t>| Peak bicycle/LV traffic flow | Low | 1 |</w:t>
      </w:r>
    </w:p>
    <w:p w14:paraId="0B160E1C" w14:textId="77777777" w:rsidR="00421701" w:rsidRDefault="00000000">
      <w:r>
        <w:t>| Bicycle/LV speed differential | &lt; 10 km/h | 1 |</w:t>
      </w:r>
    </w:p>
    <w:p w14:paraId="68280C6E" w14:textId="77777777" w:rsidR="00421701" w:rsidRDefault="00000000">
      <w:r>
        <w:t>| Curvature | Sharp Turn Present | 1 |</w:t>
      </w:r>
    </w:p>
    <w:p w14:paraId="6371C401" w14:textId="77777777" w:rsidR="00421701" w:rsidRDefault="00000000">
      <w:r>
        <w:t>| Street Lighting | Present | 1 |</w:t>
      </w:r>
    </w:p>
    <w:p w14:paraId="1E7957B8" w14:textId="77777777" w:rsidR="00421701" w:rsidRDefault="00000000">
      <w:r>
        <w:t>| All CQ-trigger fields | Not Present / N/A | 2 |</w:t>
      </w:r>
    </w:p>
    <w:p w14:paraId="30270343" w14:textId="77777777" w:rsidR="00421701" w:rsidRDefault="00000000">
      <w:r>
        <w:rPr>
          <w:b/>
        </w:rPr>
        <w:t>Step 1 — Build the CU product:</w:t>
      </w:r>
    </w:p>
    <w:p w14:paraId="63B4FDE0" w14:textId="77777777" w:rsidR="00421701" w:rsidRDefault="00000000">
      <w:r>
        <w:t>```</w:t>
      </w:r>
    </w:p>
    <w:p w14:paraId="317C60BA" w14:textId="77777777" w:rsidR="00421701" w:rsidRDefault="00000000">
      <w:r>
        <w:t>CU = 1.0  (loose surface: Not Present → 1.0)</w:t>
      </w:r>
    </w:p>
    <w:p w14:paraId="0B979E0F" w14:textId="77777777" w:rsidR="00421701" w:rsidRDefault="00000000">
      <w:r>
        <w:t>× 1.2  (delineation:  Not Present → 1.2)</w:t>
      </w:r>
    </w:p>
    <w:p w14:paraId="52975ACC" w14:textId="77777777" w:rsidR="00421701" w:rsidRDefault="00000000">
      <w:r>
        <w:t>× 1.5  (width:        Narrow      → 1.5)</w:t>
      </w:r>
    </w:p>
    <w:p w14:paraId="13832A8A" w14:textId="77777777" w:rsidR="00421701" w:rsidRDefault="00000000">
      <w:r>
        <w:t>× 1.0  (flow:         One Way     → 1.0)</w:t>
      </w:r>
    </w:p>
    <w:p w14:paraId="2A03AF39" w14:textId="77777777" w:rsidR="00421701" w:rsidRDefault="00000000">
      <w:r>
        <w:t>× 1.0  (width restr:  Not Present → 1.0)</w:t>
      </w:r>
    </w:p>
    <w:p w14:paraId="6A65F54C" w14:textId="77777777" w:rsidR="00421701" w:rsidRDefault="00000000">
      <w:r>
        <w:t>× 1.0  (grade:        &lt;5°         → 1.0)</w:t>
      </w:r>
    </w:p>
    <w:p w14:paraId="64804B69" w14:textId="77777777" w:rsidR="00421701" w:rsidRDefault="00000000">
      <w:r>
        <w:t>× 1.0  (cargo bikes:  Low         → 1.0)</w:t>
      </w:r>
    </w:p>
    <w:p w14:paraId="28D9DD14" w14:textId="77777777" w:rsidR="00421701" w:rsidRDefault="00000000">
      <w:r>
        <w:t>× 1.0  (ped flow:     None        → 1.0)</w:t>
      </w:r>
    </w:p>
    <w:p w14:paraId="49030B40" w14:textId="77777777" w:rsidR="00421701" w:rsidRDefault="00000000">
      <w:r>
        <w:t>× 1.0  (bike flow:    Low         → 1.0)</w:t>
      </w:r>
    </w:p>
    <w:p w14:paraId="14D37EEE" w14:textId="77777777" w:rsidR="00421701" w:rsidRDefault="00000000">
      <w:r>
        <w:t>× 1.0  (speed diff:   &lt;10 km/h    → 1.0)</w:t>
      </w:r>
    </w:p>
    <w:p w14:paraId="10B91A6D" w14:textId="77777777" w:rsidR="00421701" w:rsidRDefault="00000000">
      <w:r>
        <w:t>× 1.5  (curvature:    Sharp Turn  → 1.5)</w:t>
      </w:r>
    </w:p>
    <w:p w14:paraId="28377049" w14:textId="77777777" w:rsidR="00421701" w:rsidRDefault="00000000">
      <w:r>
        <w:t>× 1.0  (lighting:     Present     → 1.0)</w:t>
      </w:r>
    </w:p>
    <w:p w14:paraId="71DB6C32" w14:textId="77777777" w:rsidR="00421701" w:rsidRDefault="00000000">
      <w:r>
        <w:t>= 1.8</w:t>
      </w:r>
    </w:p>
    <w:p w14:paraId="09D2A58A" w14:textId="77777777" w:rsidR="00421701" w:rsidRDefault="00000000">
      <w:r>
        <w:t>```</w:t>
      </w:r>
    </w:p>
    <w:p w14:paraId="71255DD8" w14:textId="77777777" w:rsidR="00421701" w:rsidRDefault="00000000">
      <w:r>
        <w:rPr>
          <w:b/>
        </w:rPr>
        <w:t>Step 2 — Count the CQ triggers:</w:t>
      </w:r>
    </w:p>
    <w:p w14:paraId="418E28F2" w14:textId="77777777" w:rsidR="00421701" w:rsidRDefault="00000000">
      <w:r>
        <w:t>All eight CQ-trigger fields (surface deformation, fixed obstacle, non-fixed obstacle, adjacent parking 0–1m, intersection crossing, property access, intersecting facility, pedestrian crossing) are coded as Not Present. CQ_sum = 0.</w:t>
      </w:r>
    </w:p>
    <w:p w14:paraId="05C5A0F6" w14:textId="77777777" w:rsidR="00421701" w:rsidRDefault="00000000">
      <w:r>
        <w:rPr>
          <w:b/>
        </w:rPr>
        <w:t>Step 3 — Apply the formula:</w:t>
      </w:r>
    </w:p>
    <w:p w14:paraId="09BCB711" w14:textId="77777777" w:rsidR="00421701" w:rsidRDefault="00000000">
      <w:r>
        <w:t>```</w:t>
      </w:r>
    </w:p>
    <w:p w14:paraId="27C7B569" w14:textId="77777777" w:rsidR="00421701" w:rsidRDefault="00000000">
      <w:r>
        <w:t>CM3 = CU_product ^ (1 + CQ_sum × 0.1)</w:t>
      </w:r>
    </w:p>
    <w:p w14:paraId="33873365" w14:textId="77777777" w:rsidR="00421701" w:rsidRDefault="00000000">
      <w:r>
        <w:t>= 1.8 ^ (1 + 0 × 0.1)</w:t>
      </w:r>
    </w:p>
    <w:p w14:paraId="64CB70A6" w14:textId="77777777" w:rsidR="00421701" w:rsidRDefault="00000000">
      <w:r>
        <w:t>= 1.8 ^ 1.0</w:t>
      </w:r>
    </w:p>
    <w:p w14:paraId="6BAD6AAA" w14:textId="77777777" w:rsidR="00421701" w:rsidRDefault="00000000">
      <w:r>
        <w:t>= 1.8</w:t>
      </w:r>
    </w:p>
    <w:p w14:paraId="76E1FE34" w14:textId="77777777" w:rsidR="00421701" w:rsidRDefault="00000000">
      <w:r>
        <w:t>```</w:t>
      </w:r>
    </w:p>
    <w:p w14:paraId="56E21A3C" w14:textId="77777777" w:rsidR="00421701" w:rsidRDefault="00000000">
      <w:r>
        <w:rPr>
          <w:b/>
        </w:rPr>
        <w:t>Now add one CQ trigger — set Intersection or Road Crossing = Present (1):</w:t>
      </w:r>
    </w:p>
    <w:p w14:paraId="3B1547B0" w14:textId="77777777" w:rsidR="00421701" w:rsidRDefault="00000000">
      <w:pPr>
        <w:pStyle w:val="ListBullet"/>
      </w:pPr>
      <w:r>
        <w:t>CQ_sum = 1 (intersection_crossing fires)</w:t>
      </w:r>
    </w:p>
    <w:p w14:paraId="3A6C0740" w14:textId="77777777" w:rsidR="00421701" w:rsidRDefault="00000000">
      <w:r>
        <w:t>```</w:t>
      </w:r>
    </w:p>
    <w:p w14:paraId="5D5EF3B2" w14:textId="77777777" w:rsidR="00421701" w:rsidRDefault="00000000">
      <w:r>
        <w:t>CM3 = 1.8 ^ (1 + 1 × 0.1)</w:t>
      </w:r>
    </w:p>
    <w:p w14:paraId="1EB7DE84" w14:textId="77777777" w:rsidR="00421701" w:rsidRDefault="00000000">
      <w:r>
        <w:t>= 1.8 ^ 1.1</w:t>
      </w:r>
    </w:p>
    <w:p w14:paraId="0EE0222E" w14:textId="77777777" w:rsidR="00421701" w:rsidRDefault="00000000">
      <w:r>
        <w:t>≈ 1.91</w:t>
      </w:r>
    </w:p>
    <w:p w14:paraId="478C0957" w14:textId="77777777" w:rsidR="00421701" w:rsidRDefault="00000000">
      <w:r>
        <w:t>```</w:t>
      </w:r>
    </w:p>
    <w:p w14:paraId="624F2525" w14:textId="77777777" w:rsidR="00421701" w:rsidRDefault="00000000">
      <w:r>
        <w:t>The exponent increases by 0.1 per active CQ trigger, compounding the base risk. Eight simultaneous triggers would raise the exponent to 1.8, producing `1.8^1.8 ≈ 2.66`.</w:t>
      </w:r>
    </w:p>
    <w:p w14:paraId="1150F4C8" w14:textId="77777777" w:rsidR="00421701" w:rsidRDefault="00000000">
      <w:r>
        <w:t>Road traffic volume is converted to a risk factor using a stepped lookup table:</w:t>
      </w:r>
    </w:p>
    <w:p w14:paraId="69CB4531" w14:textId="77777777" w:rsidR="00421701" w:rsidRDefault="00000000">
      <w:r>
        <w:t>| AADT threshold | Risk factor |</w:t>
      </w:r>
    </w:p>
    <w:p w14:paraId="362A4CE8" w14:textId="77777777" w:rsidR="00421701" w:rsidRDefault="00000000">
      <w:r>
        <w:t>|---|---|</w:t>
      </w:r>
    </w:p>
    <w:p w14:paraId="0FD52D89" w14:textId="77777777" w:rsidR="00421701" w:rsidRDefault="00000000">
      <w:r>
        <w:t>| &lt; 100 | 0.25 |</w:t>
      </w:r>
    </w:p>
    <w:p w14:paraId="00409EAA" w14:textId="77777777" w:rsidR="00421701" w:rsidRDefault="00000000">
      <w:r>
        <w:t>| 100 – 499 | 0.25 |</w:t>
      </w:r>
    </w:p>
    <w:p w14:paraId="4A139495" w14:textId="77777777" w:rsidR="00421701" w:rsidRDefault="00000000">
      <w:r>
        <w:t>| 500 – 1499 | 0.50 |</w:t>
      </w:r>
    </w:p>
    <w:p w14:paraId="6C37F424" w14:textId="77777777" w:rsidR="00421701" w:rsidRDefault="00000000">
      <w:r>
        <w:t>| 1500 – 2499 | 0.75 |</w:t>
      </w:r>
    </w:p>
    <w:p w14:paraId="399DF367" w14:textId="77777777" w:rsidR="00421701" w:rsidRDefault="00000000">
      <w:r>
        <w:t>| 2500 – 4999 | 1.00 |</w:t>
      </w:r>
    </w:p>
    <w:p w14:paraId="7B8F86AA" w14:textId="77777777" w:rsidR="00421701" w:rsidRDefault="00000000">
      <w:r>
        <w:t>| 5000 – 7499 | 1.07 |</w:t>
      </w:r>
    </w:p>
    <w:p w14:paraId="4C2E1634" w14:textId="77777777" w:rsidR="00421701" w:rsidRDefault="00000000">
      <w:r>
        <w:t>| 7500 – 9999 | 1.14 |</w:t>
      </w:r>
    </w:p>
    <w:p w14:paraId="1F1698D7" w14:textId="77777777" w:rsidR="00421701" w:rsidRDefault="00000000">
      <w:r>
        <w:t>| 10000 – 12499 | 1.23 |</w:t>
      </w:r>
    </w:p>
    <w:p w14:paraId="40F242AD" w14:textId="77777777" w:rsidR="00421701" w:rsidRDefault="00000000">
      <w:r>
        <w:t>| 12500 – 14999 | 1.31 |</w:t>
      </w:r>
    </w:p>
    <w:p w14:paraId="28F4C722" w14:textId="77777777" w:rsidR="00421701" w:rsidRDefault="00000000">
      <w:r>
        <w:t>| 15000 – 17499 | 1.40 |</w:t>
      </w:r>
    </w:p>
    <w:p w14:paraId="5188267D" w14:textId="77777777" w:rsidR="00421701" w:rsidRDefault="00000000">
      <w:r>
        <w:t>| 17500 – 19999 | 1.50 |</w:t>
      </w:r>
    </w:p>
    <w:p w14:paraId="6F3959A8" w14:textId="77777777" w:rsidR="00421701" w:rsidRDefault="00000000">
      <w:r>
        <w:t>| 20000 – 22499 | 1.61 |</w:t>
      </w:r>
    </w:p>
    <w:p w14:paraId="0631707B" w14:textId="77777777" w:rsidR="00421701" w:rsidRDefault="00000000">
      <w:r>
        <w:t>| 22500 – 24999 | 1.72 |</w:t>
      </w:r>
    </w:p>
    <w:p w14:paraId="31B4C845" w14:textId="77777777" w:rsidR="00421701" w:rsidRDefault="00000000">
      <w:r>
        <w:t>| 25000 – 29999 | 1.84 |</w:t>
      </w:r>
    </w:p>
    <w:p w14:paraId="7F73D1A2" w14:textId="77777777" w:rsidR="00421701" w:rsidRDefault="00000000">
      <w:r>
        <w:t>| 30000 – 34999 | 1.97 |</w:t>
      </w:r>
    </w:p>
    <w:p w14:paraId="193E3A80" w14:textId="77777777" w:rsidR="00421701" w:rsidRDefault="00000000">
      <w:r>
        <w:t>| 35000 – 39999 | 2.10 |</w:t>
      </w:r>
    </w:p>
    <w:p w14:paraId="035703B7" w14:textId="77777777" w:rsidR="00421701" w:rsidRDefault="00000000">
      <w:r>
        <w:t>| ≥ 40000 | 2.25 |</w:t>
      </w:r>
    </w:p>
    <w:p w14:paraId="3C363456" w14:textId="77777777" w:rsidR="00421701" w:rsidRDefault="00000000">
      <w:pPr>
        <w:pStyle w:val="Heading3"/>
      </w:pPr>
      <w:r>
        <w:t>Road Speed Risk Factor</w:t>
      </w:r>
    </w:p>
    <w:p w14:paraId="06828B35" w14:textId="77777777" w:rsidR="00421701" w:rsidRDefault="00000000">
      <w:r>
        <w:t>Operating speed is converted via a sigmoid formula:</w:t>
      </w:r>
    </w:p>
    <w:p w14:paraId="59231A10" w14:textId="77777777" w:rsidR="00421701" w:rsidRDefault="00000000">
      <w:r>
        <w:t>```</w:t>
      </w:r>
    </w:p>
    <w:p w14:paraId="32ABBF4A" w14:textId="77777777" w:rsidR="00421701" w:rsidRDefault="00000000">
      <w:r>
        <w:t>lookup_speed = round(speed) - 1</w:t>
      </w:r>
    </w:p>
    <w:p w14:paraId="01D64DCE" w14:textId="77777777" w:rsidR="00421701" w:rsidRDefault="00000000">
      <w:r>
        <w:t>risk = 1 + 27.82 / (1 + exp(5.84 − 0.091 × lookup_speed))</w:t>
      </w:r>
    </w:p>
    <w:p w14:paraId="15739C19" w14:textId="77777777" w:rsidR="00421701" w:rsidRDefault="00000000">
      <w:r>
        <w:t>```</w:t>
      </w:r>
    </w:p>
    <w:p w14:paraId="0F3830C5" w14:textId="77777777" w:rsidR="00421701" w:rsidRDefault="00000000">
      <w:r>
        <w:t>&gt; Speed is first rounded to the nearest integer, then decremented by 1 before the sigmoid is applied. Returns 1.0 if speed ≤ 1.</w:t>
      </w:r>
    </w:p>
    <w:p w14:paraId="79B3BD32" w14:textId="77777777" w:rsidR="00421701" w:rsidRDefault="00000000">
      <w:r>
        <w:t>---</w:t>
      </w:r>
    </w:p>
    <w:p w14:paraId="7F6E19E0" w14:textId="77777777" w:rsidR="00421701" w:rsidRDefault="00000000">
      <w:pPr>
        <w:pStyle w:val="Heading2"/>
      </w:pPr>
      <w:r>
        <w:t>Attribute Fields Reference</w:t>
      </w:r>
    </w:p>
    <w:p w14:paraId="3DE3AA2D" w14:textId="77777777" w:rsidR="00421701" w:rsidRDefault="00000000">
      <w:r>
        <w:t xml:space="preserve">The table below documents every field stored per segment. </w:t>
      </w:r>
      <w:r>
        <w:rPr>
          <w:b/>
        </w:rPr>
        <w:t>39 fields are actively used in the scoring algorithm</w:t>
      </w:r>
      <w:r>
        <w:t>; the remaining fields (Area type, Road speed limit, operating speed, unit) are stored for reference or display but do not feed into the CycleRAP formulas.</w:t>
      </w:r>
    </w:p>
    <w:p w14:paraId="6204474E" w14:textId="77777777" w:rsidR="00421701" w:rsidRDefault="00000000">
      <w:r>
        <w:t>&gt; The data model contains 43 fields in total. Of those: 39 are scored, 1 (Area type) is metadata only, and 3 (Road speed limit, operating speed, unit) are informational. The "41 fields" figure cited in CycleRAP v2.11 literature refers to the 41 coded attributes including Area type but excluding the three road speed fields.</w:t>
      </w:r>
    </w:p>
    <w:p w14:paraId="593055B3" w14:textId="77777777" w:rsidR="00421701" w:rsidRDefault="00000000">
      <w:r>
        <w:t>&gt; Fields are grouped below to match the attribute panel groupings in the PSAT UI.</w:t>
      </w:r>
    </w:p>
    <w:p w14:paraId="2E54901E" w14:textId="77777777" w:rsidR="00421701" w:rsidRDefault="00000000">
      <w:pPr>
        <w:pStyle w:val="Heading3"/>
      </w:pPr>
      <w:r>
        <w:t>Facility Configuration</w:t>
      </w:r>
    </w:p>
    <w:p w14:paraId="7D298B70" w14:textId="77777777" w:rsidR="00421701" w:rsidRDefault="00000000">
      <w:r>
        <w:t>| # | Field name | Type | Values | Scoring use |</w:t>
      </w:r>
    </w:p>
    <w:p w14:paraId="3DD73EE6" w14:textId="77777777" w:rsidR="00421701" w:rsidRDefault="00000000">
      <w:r>
        <w:t>|---|---|---|---|---|</w:t>
      </w:r>
    </w:p>
    <w:p w14:paraId="0594D719" w14:textId="77777777" w:rsidR="00421701" w:rsidRDefault="00000000">
      <w:r>
        <w:t>| 1 | Area type | Enum | 1 = Urban, 2 = Suburban, 3 = Rural, 4 = Industrial, 5 = Recreation | Not scored |</w:t>
      </w:r>
    </w:p>
    <w:p w14:paraId="3A0C8FE2" w14:textId="77777777" w:rsidR="00421701" w:rsidRDefault="00000000">
      <w:r>
        <w:t>| 2 | Facility Type | Enum | 1 = Sidewalk, 2 = Multi-Use Path, 3 = Off-Road Bicycle Path, 4 = On-road Bicycle Lane, 5 = Road Shoulder, 6 = Mixed Traffic Road Lane | VB: `vb_cond` and `vb_sev` flags; BP: `bp_cond` |</w:t>
      </w:r>
    </w:p>
    <w:p w14:paraId="0EF8949E" w14:textId="77777777" w:rsidR="00421701" w:rsidRDefault="00000000">
      <w:r>
        <w:t>| 3 | Adjacent Sidewalk 0–1m | Enum | 1 = Present, 2 = Not Present | BP trigger (shared sidewalk exposure) |</w:t>
      </w:r>
    </w:p>
    <w:p w14:paraId="716A17C2" w14:textId="77777777" w:rsidR="00421701" w:rsidRDefault="00000000">
      <w:r>
        <w:t>| 4 | Adjacent Sidewalk 1–3m | Enum | 1 = Present, 2 = Not Present | BP trigger (shared sidewalk exposure) |</w:t>
      </w:r>
    </w:p>
    <w:p w14:paraId="0E1E6DAF" w14:textId="77777777" w:rsidR="00421701" w:rsidRDefault="00000000">
      <w:r>
        <w:t>| 5 | Adjacent Road Lane 0–1m | Enum | 1 = Present, 2 = Not Present | CM40 trigger; VB CB26/CB32 |</w:t>
      </w:r>
    </w:p>
    <w:p w14:paraId="40627DF5" w14:textId="77777777" w:rsidR="00421701" w:rsidRDefault="00000000">
      <w:r>
        <w:t>| 6 | Adjacent Road Lane 1–3m | Enum | 1 = Present, 2 = Not Present | VB CU (0.8 — slight protective); VB CB32/CB45 |</w:t>
      </w:r>
    </w:p>
    <w:p w14:paraId="1D87005D" w14:textId="77777777" w:rsidR="00421701" w:rsidRDefault="00000000">
      <w:r>
        <w:t>| 7 | Adjacent Vehicle Parking 0–1m | Enum | 1 = Present, 2 = Not Present | CM3 CQ; SB departure trigger; VB CU (1.5) |</w:t>
      </w:r>
    </w:p>
    <w:p w14:paraId="5F25B9E3" w14:textId="77777777" w:rsidR="00421701" w:rsidRDefault="00000000">
      <w:r>
        <w:t>| 8 | Adjacent Vehicle Parking 1–3m | Enum | 1 = Present, 2 = Not Present | SB departure trigger; VB CU (1.2) |</w:t>
      </w:r>
    </w:p>
    <w:p w14:paraId="45592BF5" w14:textId="77777777" w:rsidR="00421701" w:rsidRDefault="00000000">
      <w:r>
        <w:t>| 9 | Adjacent object or level change 0–1m | Enum | 1 = Present, 2 = Not Present | SB departure trigger |</w:t>
      </w:r>
    </w:p>
    <w:p w14:paraId="08F81E77" w14:textId="77777777" w:rsidR="00421701" w:rsidRDefault="00000000">
      <w:r>
        <w:t>| 10 | Adjacent object or level change 1–3m | Enum | 1 = Present, 2 = Not Present | SB departure trigger |</w:t>
      </w:r>
    </w:p>
    <w:p w14:paraId="31B56125" w14:textId="77777777" w:rsidR="00421701" w:rsidRDefault="00000000">
      <w:pPr>
        <w:pStyle w:val="Heading3"/>
      </w:pPr>
      <w:r>
        <w:t>Facility Clear Width</w:t>
      </w:r>
    </w:p>
    <w:p w14:paraId="165C9ED6" w14:textId="77777777" w:rsidR="00421701" w:rsidRDefault="00000000">
      <w:r>
        <w:t>| # | Field name | Type | Values | Scoring use |</w:t>
      </w:r>
    </w:p>
    <w:p w14:paraId="7A463BC6" w14:textId="77777777" w:rsidR="00421701" w:rsidRDefault="00000000">
      <w:r>
        <w:t>|---|---|---|---|---|</w:t>
      </w:r>
    </w:p>
    <w:p w14:paraId="7370186F" w14:textId="77777777" w:rsidR="00421701" w:rsidRDefault="00000000">
      <w:r>
        <w:t>| 11 | Facility access | Enum | 1 = Adequate, 2 = Inadequate | CM40 trigger; risk 1.2 if Inadequate |</w:t>
      </w:r>
    </w:p>
    <w:p w14:paraId="2E663DC1" w14:textId="77777777" w:rsidR="00421701" w:rsidRDefault="00000000">
      <w:r>
        <w:t>| 12 | Light Segregation | Enum | 1 = Present, 2 = Not Present | VB CU (0.8 if Present — protective); VB CB45 trigger |</w:t>
      </w:r>
    </w:p>
    <w:p w14:paraId="235BF074" w14:textId="77777777" w:rsidR="00421701" w:rsidRDefault="00000000">
      <w:r>
        <w:t>| 13 | Fixed Obstacle on Facility | Enum | 1 = Present, 2 = Not Present | CM3 CQ trigger |</w:t>
      </w:r>
    </w:p>
    <w:p w14:paraId="192455BB" w14:textId="77777777" w:rsidR="00421701" w:rsidRDefault="00000000">
      <w:r>
        <w:t>| 14 | Non-Fixed Obstacle on Facility | Enum | 1 = Present, 2 = Not Present | CM3 CQ trigger |</w:t>
      </w:r>
    </w:p>
    <w:p w14:paraId="21F99444" w14:textId="77777777" w:rsidR="00421701" w:rsidRDefault="00000000">
      <w:r>
        <w:t>| 15 | Facility Width per Direction | Enum | 1 = Very Narrow, 2 = Narrow, 3 = Wide | CM3 CU (1.8 / 1.5 / 1.0) |</w:t>
      </w:r>
    </w:p>
    <w:p w14:paraId="7EB9CA6B" w14:textId="77777777" w:rsidR="00421701" w:rsidRDefault="00000000">
      <w:r>
        <w:t>| 16 | Width Restriction | Enum | 1 = Present, 2 = Not Present | CM3 CU (1.2 if Present) |</w:t>
      </w:r>
    </w:p>
    <w:p w14:paraId="38976348" w14:textId="77777777" w:rsidR="00421701" w:rsidRDefault="00000000">
      <w:r>
        <w:t>| 17 | Adjacent Severe Hazard 0–1m | Enum | 1 = Present, 2 = Not Present | SB departure trigger; SB CU severity (1.8) |</w:t>
      </w:r>
    </w:p>
    <w:p w14:paraId="22C8971A" w14:textId="77777777" w:rsidR="00421701" w:rsidRDefault="00000000">
      <w:r>
        <w:t>| 18 | Adjacent Severe Hazard 1–3m | Enum | 1 = Present, 2 = Not Present | SB departure trigger; SB CU severity (1.5) |</w:t>
      </w:r>
    </w:p>
    <w:p w14:paraId="0459810A" w14:textId="77777777" w:rsidR="00421701" w:rsidRDefault="00000000">
      <w:r>
        <w:t>| 19 | Line of Sight | Enum | — | — |</w:t>
      </w:r>
    </w:p>
    <w:p w14:paraId="78B7FFC5" w14:textId="77777777" w:rsidR="00421701" w:rsidRDefault="00000000">
      <w:r>
        <w:t xml:space="preserve">&gt; </w:t>
      </w:r>
      <w:r>
        <w:rPr>
          <w:b/>
        </w:rPr>
        <w:t>Note:</w:t>
      </w:r>
      <w:r>
        <w:t xml:space="preserve"> Line of Sight appears in the UI but is not yet documented in the CycleRAP v2.11 scoring specification. Confirm with the team whether it contributes to scoring.</w:t>
      </w:r>
    </w:p>
    <w:p w14:paraId="45DC3009" w14:textId="77777777" w:rsidR="00421701" w:rsidRDefault="00000000">
      <w:pPr>
        <w:pStyle w:val="Heading3"/>
      </w:pPr>
      <w:r>
        <w:t>Facility Surface Conditions</w:t>
      </w:r>
    </w:p>
    <w:p w14:paraId="2B2BB2B2" w14:textId="77777777" w:rsidR="00421701" w:rsidRDefault="00000000">
      <w:r>
        <w:t>| # | Field name | Type | Values | Scoring use |</w:t>
      </w:r>
    </w:p>
    <w:p w14:paraId="46731FF2" w14:textId="77777777" w:rsidR="00421701" w:rsidRDefault="00000000">
      <w:r>
        <w:t>|---|---|---|---|---|</w:t>
      </w:r>
    </w:p>
    <w:p w14:paraId="499D531E" w14:textId="77777777" w:rsidR="00421701" w:rsidRDefault="00000000">
      <w:r>
        <w:t>| 20 | Delineation | Enum | 1 = Present, 2 = Not Present | CM3 CU (1.2 if Not Present); VB CU (1.2) |</w:t>
      </w:r>
    </w:p>
    <w:p w14:paraId="338A7553" w14:textId="77777777" w:rsidR="00421701" w:rsidRDefault="00000000">
      <w:r>
        <w:t>| 21 | Major Surface Deformation or Drain Opening | Enum | 1 = Present, 2 = Not Present | CM3 CQ trigger |</w:t>
      </w:r>
    </w:p>
    <w:p w14:paraId="61C3B94E" w14:textId="77777777" w:rsidR="00421701" w:rsidRDefault="00000000">
      <w:r>
        <w:t>| 22 | Loose or slippery surface | Enum | 1 = Present, 2 = Not Present | CM3 CU (1.5 if Present); CM16 trigger |</w:t>
      </w:r>
    </w:p>
    <w:p w14:paraId="2CA8E278" w14:textId="77777777" w:rsidR="00421701" w:rsidRDefault="00000000">
      <w:r>
        <w:t>| 23 | Grade | Enum | 1 = &lt; 5 Degrees, 2 = ≥ 5 Degrees | CM3 CU (1.2 if steep); CM16/CM25 trigger |</w:t>
      </w:r>
    </w:p>
    <w:p w14:paraId="6604D61B" w14:textId="77777777" w:rsidR="00421701" w:rsidRDefault="00000000">
      <w:r>
        <w:t>| 24 | Curvature | Enum | 1 = Sharp Turn Present, 2 = No Sharp Turn | CM3 CU (1.5 if sharp); CM16 trigger |</w:t>
      </w:r>
    </w:p>
    <w:p w14:paraId="6296B2B5" w14:textId="77777777" w:rsidR="00421701" w:rsidRDefault="00000000">
      <w:r>
        <w:t>| 25 | Tram or Train Rails | Enum | 1 = Present, 2 = Not Present | CM25 trigger (risk 1.5 if Present) |</w:t>
      </w:r>
    </w:p>
    <w:p w14:paraId="4A52AEFB" w14:textId="77777777" w:rsidR="00421701" w:rsidRDefault="00000000">
      <w:r>
        <w:t>| 26 | Street Lighting | Enum | 1 = Present, 2 = Not Present | CM3 CU (1.2 if absent); VB CU (1.2) |</w:t>
      </w:r>
    </w:p>
    <w:p w14:paraId="610FBC3B" w14:textId="77777777" w:rsidR="00421701" w:rsidRDefault="00000000">
      <w:pPr>
        <w:pStyle w:val="Heading3"/>
      </w:pPr>
      <w:r>
        <w:t>Intersection</w:t>
      </w:r>
    </w:p>
    <w:p w14:paraId="33B51699" w14:textId="77777777" w:rsidR="00421701" w:rsidRDefault="00000000">
      <w:r>
        <w:t>| # | Field name | Type | Values | Scoring use |</w:t>
      </w:r>
    </w:p>
    <w:p w14:paraId="4530CC64" w14:textId="77777777" w:rsidR="00421701" w:rsidRDefault="00000000">
      <w:r>
        <w:t>|---|---|---|---|---|</w:t>
      </w:r>
    </w:p>
    <w:p w14:paraId="7C1DE5E0" w14:textId="77777777" w:rsidR="00421701" w:rsidRDefault="00000000">
      <w:r>
        <w:t>| 27 | Intersection Approach | Enum | 1 = Shared, 2 = Separate/NA | CM40 trigger; VB CB32/CB40 |</w:t>
      </w:r>
    </w:p>
    <w:p w14:paraId="2208C281" w14:textId="77777777" w:rsidR="00421701" w:rsidRDefault="00000000">
      <w:r>
        <w:t>| 28 | Intersection or Road Crossing | Enum | 1 = Present, 2 = Not Present | CM3 CQ; CM40 trigger; VB CB26/CB49 |</w:t>
      </w:r>
    </w:p>
    <w:p w14:paraId="451A99B7" w14:textId="77777777" w:rsidR="00421701" w:rsidRDefault="00000000">
      <w:r>
        <w:t>| 29 | Crossing Facility | Enum | 1 = Present, 2 = Not Present | VB CU (1.2 if Not Present — adverse) |</w:t>
      </w:r>
    </w:p>
    <w:p w14:paraId="2887ECEE" w14:textId="77777777" w:rsidR="00421701" w:rsidRDefault="00000000">
      <w:r>
        <w:t>| 30 | Property Access | Enum | 1 = Present, 2 = Not Present | CM3 CQ; CM40 trigger; VB CB40/CB49 |</w:t>
      </w:r>
    </w:p>
    <w:p w14:paraId="01992C13" w14:textId="77777777" w:rsidR="00421701" w:rsidRDefault="00000000">
      <w:r>
        <w:t>| 31 | Pedestrian Crossing | Enum | 1 = Present, 2 = Not Present | CM3 CQ trigger |</w:t>
      </w:r>
    </w:p>
    <w:p w14:paraId="6C3C7E8F" w14:textId="77777777" w:rsidR="00421701" w:rsidRDefault="00000000">
      <w:r>
        <w:t>| 32 | Intersecting Bicycle Facility | Enum | 1 = Present, 2 = Not Present | CM3 CQ trigger |</w:t>
      </w:r>
    </w:p>
    <w:p w14:paraId="67D033DA" w14:textId="77777777" w:rsidR="00421701" w:rsidRDefault="00000000">
      <w:r>
        <w:t>| 33 | Number of lanes – adjacent road | Enum | 1 = 1 per Direction/NA, 2 = &gt; 1 per Direction | VB CU (1.2 if &gt; 1) |</w:t>
      </w:r>
    </w:p>
    <w:p w14:paraId="396219F9" w14:textId="77777777" w:rsidR="00421701" w:rsidRDefault="00000000">
      <w:r>
        <w:t>| 34 | Number of lanes – intersecting road | Enum | 1 = 1 per Direction/NA, 2 = &gt; 1 per Direction | VB CU (1.2 if &gt; 1) |</w:t>
      </w:r>
    </w:p>
    <w:p w14:paraId="038B2EE4" w14:textId="77777777" w:rsidR="00421701" w:rsidRDefault="00000000">
      <w:pPr>
        <w:pStyle w:val="Heading3"/>
      </w:pPr>
      <w:r>
        <w:t>Flow &amp; Speed</w:t>
      </w:r>
    </w:p>
    <w:p w14:paraId="0D92949B" w14:textId="77777777" w:rsidR="00421701" w:rsidRDefault="00000000">
      <w:r>
        <w:t>| # | Field name | Type | Values | Scoring use |</w:t>
      </w:r>
    </w:p>
    <w:p w14:paraId="4B5BC57D" w14:textId="77777777" w:rsidR="00421701" w:rsidRDefault="00000000">
      <w:r>
        <w:t>|---|---|---|---|---|</w:t>
      </w:r>
    </w:p>
    <w:p w14:paraId="1AB43BAE" w14:textId="77777777" w:rsidR="00421701" w:rsidRDefault="00000000">
      <w:r>
        <w:t>| 35 | Flow Direction | Enum | 1 = One Way, 2 = Two Way | CM3 CU (1.5 if Two Way); VB CU |</w:t>
      </w:r>
    </w:p>
    <w:p w14:paraId="0F6251F0" w14:textId="77777777" w:rsidR="00421701" w:rsidRDefault="00000000">
      <w:r>
        <w:t>| 36 | Peak pedestrian flow along or across facility | Enum | 1 = None, 2 = Low, 3 = Moderate to high | CM3 CU (1.2 if Low; 1.5 if Moderate to high); BP trigger |</w:t>
      </w:r>
    </w:p>
    <w:p w14:paraId="49EE21DA" w14:textId="77777777" w:rsidR="00421701" w:rsidRDefault="00000000">
      <w:r>
        <w:t>| 37 | Peak bicycle/LV traffic flow | Enum | 1 = Low, 2 = Moderate to high | CM3 CU (1.2 if moderate/high) |</w:t>
      </w:r>
    </w:p>
    <w:p w14:paraId="4F9594D7" w14:textId="77777777" w:rsidR="00421701" w:rsidRDefault="00000000">
      <w:r>
        <w:t>| 38 | Observed proportion of cargo bikes and mopeds | Enum | 1 = Low, 2 = Moderate to high | CM3 CU (1.2 if moderate/high); BB severity |</w:t>
      </w:r>
    </w:p>
    <w:p w14:paraId="387BE47B" w14:textId="77777777" w:rsidR="00421701" w:rsidRDefault="00000000">
      <w:r>
        <w:t>| 39 | Heavy vehicle flow | Enum | 1 = Low, 2 = Moderate to high | VB CU (1.2 if moderate/high) |</w:t>
      </w:r>
    </w:p>
    <w:p w14:paraId="03F91D80" w14:textId="77777777" w:rsidR="00421701" w:rsidRDefault="00000000">
      <w:r>
        <w:t>| 40 | Bicycle/LV speed – average | Enum | 1 = &lt; 20 km/h, 2 = ≥ 20 km/h | CM16/CM25 CU; BB/SB/VB severity (1.5) |</w:t>
      </w:r>
    </w:p>
    <w:p w14:paraId="06ED70AD" w14:textId="77777777" w:rsidR="00421701" w:rsidRDefault="00000000">
      <w:r>
        <w:t>| 41 | Bicycle/LV speed differential | Enum | 1 = &lt; 10 km/h, 2 = ≥ 10 km/h | CM3 CU (1.2 if high); BB severity |</w:t>
      </w:r>
    </w:p>
    <w:p w14:paraId="5E0840A9" w14:textId="77777777" w:rsidR="00421701" w:rsidRDefault="00000000">
      <w:r>
        <w:t>| 42 | Road AADT | Numeric | Annual Average Daily Traffic (vehicles/day) | VB: stepped AADT lookup table |</w:t>
      </w:r>
    </w:p>
    <w:p w14:paraId="7DA58CDA" w14:textId="77777777" w:rsidR="00421701" w:rsidRDefault="00000000">
      <w:r>
        <w:t>| 43 | Road Operating Speed (mean) | Numeric | km/h or mph | VB: sigmoid speed risk formula |</w:t>
      </w:r>
    </w:p>
    <w:p w14:paraId="531971E4" w14:textId="77777777" w:rsidR="00421701" w:rsidRDefault="00000000">
      <w:r>
        <w:t>| — | Road Operating Speed (unit) | Enum | 1 = km/h, 2 = mph | Unit for operating speed field |</w:t>
      </w:r>
    </w:p>
    <w:p w14:paraId="12332AD9" w14:textId="77777777" w:rsidR="00421701" w:rsidRDefault="00000000">
      <w:r>
        <w:t>| — | Road Speed Limit | Enum | NA, 10–120 km/h | Informational; displayed in UI |</w:t>
      </w:r>
    </w:p>
    <w:p w14:paraId="4FFF7357" w14:textId="77777777" w:rsidR="00421701" w:rsidRDefault="00000000">
      <w:r>
        <w:t xml:space="preserve">&gt; </w:t>
      </w:r>
      <w:r>
        <w:rPr>
          <w:b/>
        </w:rPr>
        <w:t>Note:</w:t>
      </w:r>
      <w:r>
        <w:t xml:space="preserve"> Road speed limit, operating speed (mean), and the unit field are present in the data model but are not part of the 41 core CycleRAP scoring fields. Area type is also stored but not used in scoring.</w:t>
      </w:r>
    </w:p>
    <w:p w14:paraId="15F8A667" w14:textId="77777777" w:rsidR="00421701" w:rsidRDefault="00000000">
      <w:r>
        <w:t>---</w:t>
      </w:r>
    </w:p>
    <w:p w14:paraId="7F147011" w14:textId="77777777" w:rsidR="00421701" w:rsidRDefault="00000000">
      <w:pPr>
        <w:pStyle w:val="Heading2"/>
      </w:pPr>
      <w:r>
        <w:t>`cyclerap_scoring.py` — Function Reference</w:t>
      </w:r>
    </w:p>
    <w:p w14:paraId="4E1C3449" w14:textId="77777777" w:rsidR="00421701" w:rsidRDefault="00000000">
      <w:r>
        <w:t>| Function | Description |</w:t>
      </w:r>
    </w:p>
    <w:p w14:paraId="2B0EB4F4" w14:textId="77777777" w:rsidR="00421701" w:rsidRDefault="00000000">
      <w:r>
        <w:t>|---|---|</w:t>
      </w:r>
    </w:p>
    <w:p w14:paraId="6E40C5B6" w14:textId="77777777" w:rsidR="00421701" w:rsidRDefault="00000000">
      <w:r>
        <w:t>| `calculate_cm3(row)` | Returns CM3 component (main cycling environment) |</w:t>
      </w:r>
    </w:p>
    <w:p w14:paraId="45EDC57D" w14:textId="77777777" w:rsidR="00421701" w:rsidRDefault="00000000">
      <w:r>
        <w:t>| `calculate_cm16(row)` | Returns CM16 component (departure/fall) |</w:t>
      </w:r>
    </w:p>
    <w:p w14:paraId="4DBE1551" w14:textId="77777777" w:rsidR="00421701" w:rsidRDefault="00000000">
      <w:r>
        <w:t>| `calculate_cm25(row)` | Returns CM25 component (speed-related incidents) |</w:t>
      </w:r>
    </w:p>
    <w:p w14:paraId="10449427" w14:textId="77777777" w:rsidR="00421701" w:rsidRDefault="00000000">
      <w:r>
        <w:t>| `calculate_cm40(row)` | Returns CM40 component (vehicle interaction) |</w:t>
      </w:r>
    </w:p>
    <w:p w14:paraId="31F459D6" w14:textId="77777777" w:rsidR="00421701" w:rsidRDefault="00000000">
      <w:r>
        <w:t>| `calculate_cyclerap_score(row, cm3, cm16, cm25, cm40)` | Returns `(BB, BP, SB, VB, total)` tuple |</w:t>
      </w:r>
    </w:p>
    <w:p w14:paraId="06272D07" w14:textId="77777777" w:rsidR="00421701" w:rsidRDefault="00000000">
      <w:r>
        <w:t>| `calculate_risk_band_for_type(score, crash_type)` | Converts score to band (1–4) using type-specific thresholds |</w:t>
      </w:r>
    </w:p>
    <w:p w14:paraId="27F7278E" w14:textId="77777777" w:rsidR="00421701" w:rsidRDefault="00000000">
      <w:r>
        <w:t xml:space="preserve">| `calculate_cyclerap_score_native(attributes_df)` | </w:t>
      </w:r>
      <w:r>
        <w:rPr>
          <w:b/>
        </w:rPr>
        <w:t>Main entry point.</w:t>
      </w:r>
      <w:r>
        <w:t xml:space="preserve"> Scores all rows; returns DataFrame with 10 columns |</w:t>
      </w:r>
    </w:p>
    <w:p w14:paraId="4FB54D66" w14:textId="77777777" w:rsidR="00421701" w:rsidRDefault="00000000">
      <w:r>
        <w:t>| `get_aadt_risk_factor(aadt)` | Stepped AADT → risk factor lookup |</w:t>
      </w:r>
    </w:p>
    <w:p w14:paraId="79672196" w14:textId="77777777" w:rsidR="00421701" w:rsidRDefault="00000000">
      <w:r>
        <w:t>| `get_road_speed_risk_factor(speed)` | Sigmoid speed → risk factor |</w:t>
      </w:r>
    </w:p>
    <w:p w14:paraId="0480680A" w14:textId="77777777" w:rsidR="00421701" w:rsidRDefault="00000000">
      <w:r>
        <w:t>| `get_risk(attr_key, value)` | Looks up risk multiplier from `LOOKUP_TABLES` |</w:t>
      </w:r>
    </w:p>
    <w:p w14:paraId="4D23F484" w14:textId="77777777" w:rsidR="00421701" w:rsidRDefault="00000000">
      <w:r>
        <w:t>| `get_cond(attr_key, value)` | Looks up condition flag from `LOOKUP_TABLES` |</w:t>
      </w:r>
    </w:p>
    <w:p w14:paraId="77683E39" w14:textId="77777777" w:rsidR="00421701" w:rsidRDefault="00000000">
      <w:pPr>
        <w:pStyle w:val="Heading3"/>
      </w:pPr>
      <w:r>
        <w:t>Output Columns</w:t>
      </w:r>
    </w:p>
    <w:p w14:paraId="7527FB7A" w14:textId="77777777" w:rsidR="00421701" w:rsidRDefault="00000000">
      <w:r>
        <w:t>`calculate_cyclerap_score_native()` returns a DataFrame with these 10 columns per row:</w:t>
      </w:r>
    </w:p>
    <w:p w14:paraId="19E77162" w14:textId="77777777" w:rsidR="00421701" w:rsidRDefault="00000000">
      <w:r>
        <w:t>| Column | Type | Description |</w:t>
      </w:r>
    </w:p>
    <w:p w14:paraId="5EF56C08" w14:textId="77777777" w:rsidR="00421701" w:rsidRDefault="00000000">
      <w:r>
        <w:t>|---|---|---|</w:t>
      </w:r>
    </w:p>
    <w:p w14:paraId="083E47ED" w14:textId="77777777" w:rsidR="00421701" w:rsidRDefault="00000000">
      <w:r>
        <w:t>| `BB` | float | Bicyclist–Bicyclist score (4 decimal places) |</w:t>
      </w:r>
    </w:p>
    <w:p w14:paraId="5859FA7B" w14:textId="77777777" w:rsidR="00421701" w:rsidRDefault="00000000">
      <w:r>
        <w:t>| `BB Band` | int | BB risk band (1–4) |</w:t>
      </w:r>
    </w:p>
    <w:p w14:paraId="0EEB210B" w14:textId="77777777" w:rsidR="00421701" w:rsidRDefault="00000000">
      <w:r>
        <w:t>| `BP` | float | Bicyclist–Pedestrian score |</w:t>
      </w:r>
    </w:p>
    <w:p w14:paraId="6D5F6D19" w14:textId="77777777" w:rsidR="00421701" w:rsidRDefault="00000000">
      <w:r>
        <w:t>| `BP Band` | int | BP risk band (1–4) |</w:t>
      </w:r>
    </w:p>
    <w:p w14:paraId="00E94A94" w14:textId="77777777" w:rsidR="00421701" w:rsidRDefault="00000000">
      <w:r>
        <w:t>| `SB` | float | Severe Hazard–Bicyclist score |</w:t>
      </w:r>
    </w:p>
    <w:p w14:paraId="10DEB1DC" w14:textId="77777777" w:rsidR="00421701" w:rsidRDefault="00000000">
      <w:r>
        <w:t>| `SB Band` | int | SB risk band (1–4) |</w:t>
      </w:r>
    </w:p>
    <w:p w14:paraId="4A5A1133" w14:textId="77777777" w:rsidR="00421701" w:rsidRDefault="00000000">
      <w:r>
        <w:t>| `VB` | float | Vehicle–Bicyclist score |</w:t>
      </w:r>
    </w:p>
    <w:p w14:paraId="7C52B36B" w14:textId="77777777" w:rsidR="00421701" w:rsidRDefault="00000000">
      <w:r>
        <w:t>| `VB Band` | int | VB risk band (1–4) |</w:t>
      </w:r>
    </w:p>
    <w:p w14:paraId="0BBA08F5" w14:textId="77777777" w:rsidR="00421701" w:rsidRDefault="00000000">
      <w:r>
        <w:t>| `Overall Risk Level` | float | Sum of BB + BP + SB + VB |</w:t>
      </w:r>
    </w:p>
    <w:p w14:paraId="7AF666DB" w14:textId="77777777" w:rsidR="00421701" w:rsidRDefault="00000000">
      <w:r>
        <w:t>| `Overall Risk Level Band` | int | Maximum of the four band values |</w:t>
      </w:r>
    </w:p>
    <w:p w14:paraId="59D4E72D" w14:textId="77777777" w:rsidR="00421701" w:rsidRDefault="00000000">
      <w:r>
        <w:t>---</w:t>
      </w:r>
    </w:p>
    <w:p w14:paraId="57B5A0DB" w14:textId="77777777" w:rsidR="00421701" w:rsidRDefault="00000000">
      <w:pPr>
        <w:pStyle w:val="Heading2"/>
      </w:pPr>
      <w:r>
        <w:t>Treatment Logic</w:t>
      </w:r>
    </w:p>
    <w:p w14:paraId="6DE8E6E5" w14:textId="77777777" w:rsidR="00421701" w:rsidRDefault="00000000">
      <w:r>
        <w:t>The 25 predefined treatments (defined in `routes.py`) each have:</w:t>
      </w:r>
    </w:p>
    <w:p w14:paraId="1AEECA44" w14:textId="77777777" w:rsidR="00421701" w:rsidRDefault="00000000">
      <w:pPr>
        <w:pStyle w:val="ListBullet"/>
      </w:pPr>
      <w:r>
        <w:t>**Triggers:** one or more sets of `{field: [allowed_values]}` conditions. If any trigger set matches, the treatment is applicable.</w:t>
      </w:r>
    </w:p>
    <w:p w14:paraId="55D25BE8" w14:textId="77777777" w:rsidR="00421701" w:rsidRDefault="00000000">
      <w:pPr>
        <w:pStyle w:val="ListBullet"/>
      </w:pPr>
      <w:r>
        <w:t>**Effects:** `{field: new_value}` pairs applied to the segment's attributes before re-scoring.</w:t>
      </w:r>
    </w:p>
    <w:p w14:paraId="021CBEE2" w14:textId="77777777" w:rsidR="00421701" w:rsidRDefault="00000000">
      <w:r>
        <w:t>Treatments are evaluated by `apply_treatments`, `apply_all_treatments`, and `preview_treatments` endpoints. The projected score change (before/after) is returned so the user can see the improvement.</w:t>
      </w:r>
    </w:p>
    <w:p w14:paraId="23D39149" w14:textId="77777777" w:rsidR="00421701" w:rsidRDefault="00000000">
      <w:pPr>
        <w:pStyle w:val="Heading3"/>
      </w:pPr>
      <w:r>
        <w:t>Treatment List</w:t>
      </w:r>
    </w:p>
    <w:p w14:paraId="0679654F" w14:textId="77777777" w:rsidR="00421701" w:rsidRDefault="00000000">
      <w:r>
        <w:t>| ID | Name | Key trigger condition |</w:t>
      </w:r>
    </w:p>
    <w:p w14:paraId="7A302C43" w14:textId="77777777" w:rsidR="00421701" w:rsidRDefault="00000000">
      <w:r>
        <w:t>|---|---|---|</w:t>
      </w:r>
    </w:p>
    <w:p w14:paraId="251EF8C2" w14:textId="77777777" w:rsidR="00421701" w:rsidRDefault="00000000">
      <w:r>
        <w:t>| 1 | Upgrade to on-road bicycle lane with light segregation | Road shoulder or mixed traffic, no light segregation |</w:t>
      </w:r>
    </w:p>
    <w:p w14:paraId="3039EC0A" w14:textId="77777777" w:rsidR="00421701" w:rsidRDefault="00000000">
      <w:r>
        <w:t>| 2 | Safety barrier (adjacent road 0–1m) | Bicycle lane/shoulder with adjacent road &lt; 1m and intersection |</w:t>
      </w:r>
    </w:p>
    <w:p w14:paraId="39211300" w14:textId="77777777" w:rsidR="00421701" w:rsidRDefault="00000000">
      <w:r>
        <w:t>| 3 | Safety barrier (adjacent road 1–3m) | Bicycle lane/shoulder with adjacent road 1–3m and intersection |</w:t>
      </w:r>
    </w:p>
    <w:p w14:paraId="44E2B8E6" w14:textId="77777777" w:rsidR="00421701" w:rsidRDefault="00000000">
      <w:r>
        <w:t>| 4 | Upgrade to cycling-priority street | Sidewalk/multi-use path/shoulder/mixed traffic with property access |</w:t>
      </w:r>
    </w:p>
    <w:p w14:paraId="48DC177C" w14:textId="77777777" w:rsidR="00421701" w:rsidRDefault="00000000">
      <w:r>
        <w:t>| 5 | Upgrade to multi-use path | Sidewalk/multi-use path/shoulder/mixed traffic with property access |</w:t>
      </w:r>
    </w:p>
    <w:p w14:paraId="3E7DD846" w14:textId="77777777" w:rsidR="00421701" w:rsidRDefault="00000000">
      <w:r>
        <w:t>| 6 | Upgrade to off-road bicycle path | Sidewalk/multi-use path/shoulder/mixed traffic with property access |</w:t>
      </w:r>
    </w:p>
    <w:p w14:paraId="7CDEC24D" w14:textId="77777777" w:rsidR="00421701" w:rsidRDefault="00000000">
      <w:r>
        <w:t>| 7 | Convert to one-way facility | On-road lane/shoulder/mixed traffic, two-way flow |</w:t>
      </w:r>
    </w:p>
    <w:p w14:paraId="08D1121E" w14:textId="77777777" w:rsidR="00421701" w:rsidRDefault="00000000">
      <w:r>
        <w:t>| 8 | Improve surface conditions | Loose or slippery surface present |</w:t>
      </w:r>
    </w:p>
    <w:p w14:paraId="57B0AC0A" w14:textId="77777777" w:rsidR="00421701" w:rsidRDefault="00000000">
      <w:r>
        <w:t>| 9 | Install light segregation | Light segregation not present |</w:t>
      </w:r>
    </w:p>
    <w:p w14:paraId="2FC4DCBE" w14:textId="77777777" w:rsidR="00421701" w:rsidRDefault="00000000">
      <w:r>
        <w:t>| 10 | Install street lighting | Street lighting not present |</w:t>
      </w:r>
    </w:p>
    <w:p w14:paraId="2E552816" w14:textId="77777777" w:rsidR="00421701" w:rsidRDefault="00000000">
      <w:r>
        <w:t>| 11 | Remove fixed obstacles | Fixed obstacle present |</w:t>
      </w:r>
    </w:p>
    <w:p w14:paraId="13EF9D46" w14:textId="77777777" w:rsidR="00421701" w:rsidRDefault="00000000">
      <w:r>
        <w:t>| 12 | Remove non-fixed obstacles | Non-fixed obstacle present |</w:t>
      </w:r>
    </w:p>
    <w:p w14:paraId="6A7152A1" w14:textId="77777777" w:rsidR="00421701" w:rsidRDefault="00000000">
      <w:r>
        <w:t>| 13 | Remove width restriction | Width restriction present |</w:t>
      </w:r>
    </w:p>
    <w:p w14:paraId="187BE047" w14:textId="77777777" w:rsidR="00421701" w:rsidRDefault="00000000">
      <w:r>
        <w:t>| 14 | Improve facility access | Facility access inadequate |</w:t>
      </w:r>
    </w:p>
    <w:p w14:paraId="6357CBF2" w14:textId="77777777" w:rsidR="00421701" w:rsidRDefault="00000000">
      <w:r>
        <w:t>| 15 | Redesign sharp curves | Curvature = sharp turn |</w:t>
      </w:r>
    </w:p>
    <w:p w14:paraId="3A38000C" w14:textId="77777777" w:rsidR="00421701" w:rsidRDefault="00000000">
      <w:r>
        <w:t>| 16 | Widen the facility | Facility width very narrow or narrow |</w:t>
      </w:r>
    </w:p>
    <w:p w14:paraId="11668CE0" w14:textId="77777777" w:rsidR="00421701" w:rsidRDefault="00000000">
      <w:r>
        <w:t>| 17 | Install protective barrier | Adjacent severe hazard 0–1m present |</w:t>
      </w:r>
    </w:p>
    <w:p w14:paraId="26372FEA" w14:textId="77777777" w:rsidR="00421701" w:rsidRDefault="00000000">
      <w:r>
        <w:t>| 18 | Improve delineation | Delineation not present |</w:t>
      </w:r>
    </w:p>
    <w:p w14:paraId="2E35E2E0" w14:textId="77777777" w:rsidR="00421701" w:rsidRDefault="00000000">
      <w:r>
        <w:t>| 19 | Review intersection approach | Intersection approach = shared |</w:t>
      </w:r>
    </w:p>
    <w:p w14:paraId="644D6E0F" w14:textId="77777777" w:rsidR="00421701" w:rsidRDefault="00000000">
      <w:r>
        <w:t>| 20 | Improve crossing facility | Crossing facility not present |</w:t>
      </w:r>
    </w:p>
    <w:p w14:paraId="0984289E" w14:textId="77777777" w:rsidR="00421701" w:rsidRDefault="00000000">
      <w:r>
        <w:t>| 21 | Evaluate grade separation | Intersection/road crossing present |</w:t>
      </w:r>
    </w:p>
    <w:p w14:paraId="2E16EFD8" w14:textId="77777777" w:rsidR="00421701" w:rsidRDefault="00000000">
      <w:r>
        <w:t>| 22 | Reconfigure/remove parking | Adjacent vehicle parking 0–1m present |</w:t>
      </w:r>
    </w:p>
    <w:p w14:paraId="40FBFF05" w14:textId="77777777" w:rsidR="00421701" w:rsidRDefault="00000000">
      <w:r>
        <w:t>| 23 | Review tram/train rails | Tram/train rails present |</w:t>
      </w:r>
    </w:p>
    <w:p w14:paraId="1E733C95" w14:textId="77777777" w:rsidR="00421701" w:rsidRDefault="00000000">
      <w:r>
        <w:t>| 24 | Install traffic calming | On-road lane, intersection crossing, adjacent road 0–1m |</w:t>
      </w:r>
    </w:p>
    <w:p w14:paraId="45E7EAD5" w14:textId="77777777" w:rsidR="00421701" w:rsidRDefault="00000000">
      <w:r>
        <w:t>| 25 | Bicycle speed control | Bicycle speed ≥ 20 km/h |</w:t>
      </w:r>
    </w:p>
    <w:p w14:paraId="6D28CAE3" w14:textId="77777777" w:rsidR="00421701" w:rsidRDefault="00000000">
      <w:r>
        <w:br w:type="page"/>
      </w:r>
    </w:p>
    <w:p w14:paraId="50FC5AAE" w14:textId="77777777" w:rsidR="00421701" w:rsidRDefault="00000000">
      <w:pPr>
        <w:pStyle w:val="Heading1"/>
      </w:pPr>
      <w:r>
        <w:t>Frontend</w:t>
      </w:r>
    </w:p>
    <w:p w14:paraId="7C2F948F" w14:textId="77777777" w:rsidR="00421701" w:rsidRDefault="00000000">
      <w:r>
        <w:t xml:space="preserve">The PSAT frontend is a </w:t>
      </w:r>
      <w:r>
        <w:rPr>
          <w:b/>
        </w:rPr>
        <w:t>React + TypeScript</w:t>
      </w:r>
      <w:r>
        <w:t xml:space="preserve"> SPA built with Vite and served by nginx. It talks to the Flask backend only through `/api/*` requests.</w:t>
      </w:r>
    </w:p>
    <w:p w14:paraId="48631980" w14:textId="77777777" w:rsidR="00421701" w:rsidRDefault="00000000">
      <w:pPr>
        <w:pStyle w:val="ListBullet"/>
      </w:pPr>
      <w:r>
        <w:t>**UI library:** Chakra UI v3</w:t>
      </w:r>
    </w:p>
    <w:p w14:paraId="1CD61E8A" w14:textId="77777777" w:rsidR="00421701" w:rsidRDefault="00000000">
      <w:pPr>
        <w:pStyle w:val="ListBullet"/>
      </w:pPr>
      <w:r>
        <w:t>**Routing:** React Router v6</w:t>
      </w:r>
    </w:p>
    <w:p w14:paraId="5D5E6235" w14:textId="77777777" w:rsidR="00421701" w:rsidRDefault="00000000">
      <w:pPr>
        <w:pStyle w:val="ListBullet"/>
      </w:pPr>
      <w:r>
        <w:t>**Maps:** Leaflet via react-leaflet</w:t>
      </w:r>
    </w:p>
    <w:p w14:paraId="08EA6F70" w14:textId="77777777" w:rsidR="00421701" w:rsidRDefault="00000000">
      <w:pPr>
        <w:pStyle w:val="ListBullet"/>
      </w:pPr>
      <w:r>
        <w:t>**Docs renderer:** React Markdown + mirrored files in `frontend/public/docs`</w:t>
      </w:r>
    </w:p>
    <w:p w14:paraId="24C1C98C" w14:textId="77777777" w:rsidR="00421701" w:rsidRDefault="00000000">
      <w:pPr>
        <w:pStyle w:val="Heading2"/>
      </w:pPr>
      <w:r>
        <w:t>Route map</w:t>
      </w:r>
    </w:p>
    <w:p w14:paraId="395DB9A1" w14:textId="77777777" w:rsidR="00421701" w:rsidRDefault="00000000">
      <w:r>
        <w:t>| URL pattern | Component | Purpose |</w:t>
      </w:r>
    </w:p>
    <w:p w14:paraId="5BA7310D" w14:textId="77777777" w:rsidR="00421701" w:rsidRDefault="00000000">
      <w:r>
        <w:t>|---|---|---|</w:t>
      </w:r>
    </w:p>
    <w:p w14:paraId="38119837" w14:textId="77777777" w:rsidR="00421701" w:rsidRDefault="00000000">
      <w:r>
        <w:t>| `/` | `LandingPage` | Entry screen |</w:t>
      </w:r>
    </w:p>
    <w:p w14:paraId="16093D51" w14:textId="77777777" w:rsidR="00421701" w:rsidRDefault="00000000">
      <w:r>
        <w:t>| `/help` | `HelpPage` | In-app user and developer guide |</w:t>
      </w:r>
    </w:p>
    <w:p w14:paraId="7B81FCE7" w14:textId="77777777" w:rsidR="00421701" w:rsidRDefault="00000000">
      <w:r>
        <w:t>| `/home` | `Projects` | Project listing and management |</w:t>
      </w:r>
    </w:p>
    <w:p w14:paraId="44D017C3" w14:textId="77777777" w:rsidR="00421701" w:rsidRDefault="00000000">
      <w:r>
        <w:t>| `/coding/:projectNames` | `CodingPage` | Main coding workspace for one or more projects |</w:t>
      </w:r>
    </w:p>
    <w:p w14:paraId="7E2C78C4" w14:textId="77777777" w:rsidR="00421701" w:rsidRDefault="00000000">
      <w:r>
        <w:t>| `/treatment` | `TreatmentPage` | Project picker for treatment workflows |</w:t>
      </w:r>
    </w:p>
    <w:p w14:paraId="0B21EABF" w14:textId="77777777" w:rsidR="00421701" w:rsidRDefault="00000000">
      <w:r>
        <w:t>| `/treatment/:projectName` | `TreatmentDetailPage` | Treatment detail for one or more selected projects |</w:t>
      </w:r>
    </w:p>
    <w:p w14:paraId="2F375876" w14:textId="77777777" w:rsidR="00421701" w:rsidRDefault="00000000">
      <w:r>
        <w:t>| `/analysis/path` | `PathAnalysisPage` | Multi-project analysis and export workspace |</w:t>
      </w:r>
    </w:p>
    <w:p w14:paraId="79496DBF" w14:textId="77777777" w:rsidR="00421701" w:rsidRDefault="00000000">
      <w:r>
        <w:t>| `/projects/create` | `CreateProjectPage` | Project creation wizard |</w:t>
      </w:r>
    </w:p>
    <w:p w14:paraId="11043226" w14:textId="77777777" w:rsidR="00421701" w:rsidRDefault="00000000">
      <w:r>
        <w:t>| `/gis-layers` | `GisLayersPage` | GIS layer browser and management page |</w:t>
      </w:r>
    </w:p>
    <w:p w14:paraId="690495B9" w14:textId="77777777" w:rsidR="00421701" w:rsidRDefault="00000000">
      <w:r>
        <w:t>| `*` | `Navigate -&gt; /home` | Catch-all redirect |</w:t>
      </w:r>
    </w:p>
    <w:p w14:paraId="6FF0C3B4" w14:textId="77777777" w:rsidR="00421701" w:rsidRDefault="00000000">
      <w:r>
        <w:t>`HelpButton` is rendered globally, so the help entry point is available from anywhere in the app.</w:t>
      </w:r>
    </w:p>
    <w:p w14:paraId="0290C702" w14:textId="77777777" w:rsidR="00421701" w:rsidRDefault="00000000">
      <w:pPr>
        <w:pStyle w:val="Heading2"/>
      </w:pPr>
      <w:r>
        <w:t>Page behavior</w:t>
      </w:r>
    </w:p>
    <w:p w14:paraId="072F3986" w14:textId="77777777" w:rsidR="00421701" w:rsidRDefault="00000000">
      <w:pPr>
        <w:pStyle w:val="Heading3"/>
      </w:pPr>
      <w:r>
        <w:t>Landing page</w:t>
      </w:r>
    </w:p>
    <w:p w14:paraId="39BE7A16" w14:textId="77777777" w:rsidR="00421701" w:rsidRDefault="00000000">
      <w:r>
        <w:t>`LandingPage` is a lightweight entry screen with no backend dependency beyond navigation.</w:t>
      </w:r>
    </w:p>
    <w:p w14:paraId="5B5E757F" w14:textId="77777777" w:rsidR="00421701" w:rsidRDefault="00000000">
      <w:pPr>
        <w:pStyle w:val="Heading3"/>
      </w:pPr>
      <w:r>
        <w:t>Help page</w:t>
      </w:r>
    </w:p>
    <w:p w14:paraId="51CE800C" w14:textId="77777777" w:rsidR="00421701" w:rsidRDefault="00000000">
      <w:r>
        <w:t>`HelpPage` renders two doc collections:</w:t>
      </w:r>
    </w:p>
    <w:p w14:paraId="7A13304F" w14:textId="77777777" w:rsidR="00421701" w:rsidRDefault="00000000">
      <w:pPr>
        <w:pStyle w:val="ListBullet"/>
      </w:pPr>
      <w:r>
        <w:t>a **User Guide** made of the `user-*.md` files in `frontend/public/docs/`</w:t>
      </w:r>
    </w:p>
    <w:p w14:paraId="4D3152BD" w14:textId="77777777" w:rsidR="00421701" w:rsidRDefault="00000000">
      <w:pPr>
        <w:pStyle w:val="ListBullet"/>
      </w:pPr>
      <w:r>
        <w:t>a **Developer Guide** that mirrors the repository docs and the overview README</w:t>
      </w:r>
    </w:p>
    <w:p w14:paraId="7840093A" w14:textId="77777777" w:rsidR="00421701" w:rsidRDefault="00000000">
      <w:r>
        <w:t>This is why documentation changes must be mirrored into `frontend/public/docs/`, not just `docs/`.</w:t>
      </w:r>
    </w:p>
    <w:p w14:paraId="4BAEFDD7" w14:textId="77777777" w:rsidR="00421701" w:rsidRDefault="00000000">
      <w:pPr>
        <w:pStyle w:val="Heading3"/>
      </w:pPr>
      <w:r>
        <w:t>Projects page</w:t>
      </w:r>
    </w:p>
    <w:p w14:paraId="134D000B" w14:textId="77777777" w:rsidR="00421701" w:rsidRDefault="00000000">
      <w:r>
        <w:t>`Projects` is the operational home screen.</w:t>
      </w:r>
    </w:p>
    <w:p w14:paraId="0C075ECC" w14:textId="77777777" w:rsidR="00421701" w:rsidRDefault="00000000">
      <w:r>
        <w:t>Current behavior:</w:t>
      </w:r>
    </w:p>
    <w:p w14:paraId="11CC5F73" w14:textId="77777777" w:rsidR="00421701" w:rsidRDefault="00000000">
      <w:pPr>
        <w:pStyle w:val="ListBullet"/>
      </w:pPr>
      <w:r>
        <w:t>loads `GET /api/projects`</w:t>
      </w:r>
    </w:p>
    <w:p w14:paraId="6876801D" w14:textId="77777777" w:rsidR="00421701" w:rsidRDefault="00000000">
      <w:pPr>
        <w:pStyle w:val="ListBullet"/>
      </w:pPr>
      <w:r>
        <w:t>supports fuzzy search by **project or road**, not just exact project name</w:t>
      </w:r>
    </w:p>
    <w:p w14:paraId="251DC15D" w14:textId="77777777" w:rsidR="00421701" w:rsidRDefault="00000000">
      <w:pPr>
        <w:pStyle w:val="ListBullet"/>
      </w:pPr>
      <w:r>
        <w:t>filters by one or more tags</w:t>
      </w:r>
    </w:p>
    <w:p w14:paraId="018FC4B0" w14:textId="77777777" w:rsidR="00421701" w:rsidRDefault="00000000">
      <w:pPr>
        <w:pStyle w:val="ListBullet"/>
      </w:pPr>
      <w:r>
        <w:t>sorts by verification %, distance verified, autocode %, and last modified time</w:t>
      </w:r>
    </w:p>
    <w:p w14:paraId="03793463" w14:textId="77777777" w:rsidR="00421701" w:rsidRDefault="00000000">
      <w:pPr>
        <w:pStyle w:val="ListBullet"/>
      </w:pPr>
      <w:r>
        <w:t>shows live verification/autocode counters pushed back from the coding page</w:t>
      </w:r>
    </w:p>
    <w:p w14:paraId="5BDB6007" w14:textId="77777777" w:rsidR="00421701" w:rsidRDefault="00000000">
      <w:pPr>
        <w:pStyle w:val="ListBullet"/>
      </w:pPr>
      <w:r>
        <w:t>supports multi-select navigation into coding, path analysis, or treatment workflows</w:t>
      </w:r>
    </w:p>
    <w:p w14:paraId="09FFDC5F" w14:textId="77777777" w:rsidR="00421701" w:rsidRDefault="00000000">
      <w:pPr>
        <w:pStyle w:val="ListBullet"/>
      </w:pPr>
      <w:r>
        <w:t>supports rename/tag edits via `EditProjectModal`</w:t>
      </w:r>
    </w:p>
    <w:p w14:paraId="37B5EB59" w14:textId="77777777" w:rsidR="00421701" w:rsidRDefault="00000000">
      <w:pPr>
        <w:pStyle w:val="ListBullet"/>
      </w:pPr>
      <w:r>
        <w:t>deletes entire projects with confirmation</w:t>
      </w:r>
    </w:p>
    <w:p w14:paraId="59129012" w14:textId="77777777" w:rsidR="00421701" w:rsidRDefault="00000000">
      <w:r>
        <w:t>The fuzzy search logic lives in `src/utils/projectSearch.ts` and matches against:</w:t>
      </w:r>
    </w:p>
    <w:p w14:paraId="382DDB1B" w14:textId="77777777" w:rsidR="00421701" w:rsidRDefault="00000000">
      <w:pPr>
        <w:pStyle w:val="ListBullet"/>
      </w:pPr>
      <w:r>
        <w:t>project name</w:t>
      </w:r>
    </w:p>
    <w:p w14:paraId="523B691C" w14:textId="77777777" w:rsidR="00421701" w:rsidRDefault="00000000">
      <w:pPr>
        <w:pStyle w:val="ListBullet"/>
      </w:pPr>
      <w:r>
        <w:t>`dataset`</w:t>
      </w:r>
    </w:p>
    <w:p w14:paraId="4C3C29E4" w14:textId="77777777" w:rsidR="00421701" w:rsidRDefault="00000000">
      <w:pPr>
        <w:pStyle w:val="ListBullet"/>
      </w:pPr>
      <w:r>
        <w:t>tags</w:t>
      </w:r>
    </w:p>
    <w:p w14:paraId="3B1FFE0C" w14:textId="77777777" w:rsidR="00421701" w:rsidRDefault="00000000">
      <w:pPr>
        <w:pStyle w:val="ListBullet"/>
      </w:pPr>
      <w:r>
        <w:t>`source_folders`</w:t>
      </w:r>
    </w:p>
    <w:p w14:paraId="5561F39E" w14:textId="77777777" w:rsidR="00421701" w:rsidRDefault="00000000">
      <w:pPr>
        <w:pStyle w:val="Heading3"/>
      </w:pPr>
      <w:r>
        <w:t>Create Project page</w:t>
      </w:r>
    </w:p>
    <w:p w14:paraId="29CBC566" w14:textId="77777777" w:rsidR="00421701" w:rsidRDefault="00000000">
      <w:r>
        <w:t>`CreateProjectPage` now supports two creation modes:</w:t>
      </w:r>
    </w:p>
    <w:p w14:paraId="09609B19" w14:textId="77777777" w:rsidR="00421701" w:rsidRDefault="00000000">
      <w:pPr>
        <w:pStyle w:val="ListNumber"/>
      </w:pPr>
      <w:r>
        <w:t>**Single-folder creation** using a source folder from `in/`</w:t>
      </w:r>
    </w:p>
    <w:p w14:paraId="5A2AB4AB" w14:textId="77777777" w:rsidR="00421701" w:rsidRDefault="00000000">
      <w:pPr>
        <w:pStyle w:val="ListNumber"/>
      </w:pPr>
      <w:r>
        <w:t>**Polygon-based multi-road creation** using the embedded `SelectRoadsMap`</w:t>
      </w:r>
    </w:p>
    <w:p w14:paraId="3361F2DE" w14:textId="77777777" w:rsidR="00421701" w:rsidRDefault="00000000">
      <w:r>
        <w:t>The map workflow adds several behaviors that were not in the earlier implementation:</w:t>
      </w:r>
    </w:p>
    <w:p w14:paraId="4FAEF3F5" w14:textId="77777777" w:rsidR="00421701" w:rsidRDefault="00000000">
      <w:pPr>
        <w:pStyle w:val="ListBullet"/>
      </w:pPr>
      <w:r>
        <w:t>draw a polygon manually</w:t>
      </w:r>
    </w:p>
    <w:p w14:paraId="05D1D885" w14:textId="77777777" w:rsidR="00421701" w:rsidRDefault="00000000">
      <w:pPr>
        <w:pStyle w:val="ListBullet"/>
      </w:pPr>
      <w:r>
        <w:t>show road overlays for the current viewport</w:t>
      </w:r>
    </w:p>
    <w:p w14:paraId="5E6C29FA" w14:textId="77777777" w:rsidR="00421701" w:rsidRDefault="00000000">
      <w:pPr>
        <w:pStyle w:val="ListBullet"/>
      </w:pPr>
      <w:r>
        <w:t>show planning-area overlays and click one to seed the selection polygon</w:t>
      </w:r>
    </w:p>
    <w:p w14:paraId="7693367B" w14:textId="77777777" w:rsidR="00421701" w:rsidRDefault="00000000">
      <w:pPr>
        <w:pStyle w:val="ListBullet"/>
      </w:pPr>
      <w:r>
        <w:t>query intersecting roads with `POST /api/projects/roads-in-polygon`</w:t>
      </w:r>
    </w:p>
    <w:p w14:paraId="089E04A6" w14:textId="77777777" w:rsidR="00421701" w:rsidRDefault="00000000">
      <w:pPr>
        <w:pStyle w:val="ListBullet"/>
      </w:pPr>
      <w:r>
        <w:t>warn when selected roads do not exist locally in `in/`</w:t>
      </w:r>
    </w:p>
    <w:p w14:paraId="31250070" w14:textId="77777777" w:rsidR="00421701" w:rsidRDefault="00000000">
      <w:pPr>
        <w:pStyle w:val="ListBullet"/>
      </w:pPr>
      <w:r>
        <w:t>pass `folder_names` and an optional `polygon` to project creation</w:t>
      </w:r>
    </w:p>
    <w:p w14:paraId="738EA200" w14:textId="77777777" w:rsidR="00421701" w:rsidRDefault="00000000">
      <w:r>
        <w:t>If multiple source folders are selected, the backend namespaces copied image filenames to avoid collisions and stores the original list in `source_folders`.</w:t>
      </w:r>
    </w:p>
    <w:p w14:paraId="41E9C79F" w14:textId="77777777" w:rsidR="00421701" w:rsidRDefault="00000000">
      <w:pPr>
        <w:pStyle w:val="Heading3"/>
      </w:pPr>
      <w:r>
        <w:t>Coding page</w:t>
      </w:r>
    </w:p>
    <w:p w14:paraId="409BEEB6" w14:textId="77777777" w:rsidR="00421701" w:rsidRDefault="00000000">
      <w:r>
        <w:t>`CodingPage` is the primary work area and supports one or more projects in a single session through the comma-separated `:projectNames` route param.</w:t>
      </w:r>
    </w:p>
    <w:p w14:paraId="39218EB0" w14:textId="77777777" w:rsidR="00421701" w:rsidRDefault="00000000">
      <w:r>
        <w:t>Key UI slices:</w:t>
      </w:r>
    </w:p>
    <w:p w14:paraId="576BD638" w14:textId="77777777" w:rsidR="00421701" w:rsidRDefault="00000000">
      <w:pPr>
        <w:pStyle w:val="ListBullet"/>
      </w:pPr>
      <w:r>
        <w:t>image viewer</w:t>
      </w:r>
    </w:p>
    <w:p w14:paraId="5F060BD7" w14:textId="77777777" w:rsidR="00421701" w:rsidRDefault="00000000">
      <w:pPr>
        <w:pStyle w:val="ListBullet"/>
      </w:pPr>
      <w:r>
        <w:t>attributes table</w:t>
      </w:r>
    </w:p>
    <w:p w14:paraId="06012DB9" w14:textId="77777777" w:rsidR="00421701" w:rsidRDefault="00000000">
      <w:pPr>
        <w:pStyle w:val="ListBullet"/>
      </w:pPr>
      <w:r>
        <w:t>GeoDataPanel map</w:t>
      </w:r>
    </w:p>
    <w:p w14:paraId="7643B3EC" w14:textId="77777777" w:rsidR="00421701" w:rsidRDefault="00000000">
      <w:pPr>
        <w:pStyle w:val="ListBullet"/>
      </w:pPr>
      <w:r>
        <w:t>live score card</w:t>
      </w:r>
    </w:p>
    <w:p w14:paraId="1E5A5AE6" w14:textId="77777777" w:rsidR="00421701" w:rsidRDefault="00000000">
      <w:pPr>
        <w:pStyle w:val="ListBullet"/>
      </w:pPr>
      <w:r>
        <w:t>curvature visualization</w:t>
      </w:r>
    </w:p>
    <w:p w14:paraId="0B5DEE44" w14:textId="77777777" w:rsidR="00421701" w:rsidRDefault="00000000">
      <w:pPr>
        <w:pStyle w:val="ListBullet"/>
      </w:pPr>
      <w:r>
        <w:t>width visualization</w:t>
      </w:r>
    </w:p>
    <w:p w14:paraId="2D8A6FD6" w14:textId="77777777" w:rsidR="00421701" w:rsidRDefault="00000000">
      <w:pPr>
        <w:pStyle w:val="ListBullet"/>
      </w:pPr>
      <w:r>
        <w:t>autocode validation panel</w:t>
      </w:r>
    </w:p>
    <w:p w14:paraId="32F12302" w14:textId="77777777" w:rsidR="00421701" w:rsidRDefault="00000000">
      <w:r>
        <w:t>Key current behaviors:</w:t>
      </w:r>
    </w:p>
    <w:p w14:paraId="67D8DB64" w14:textId="77777777" w:rsidR="00421701" w:rsidRDefault="00000000">
      <w:pPr>
        <w:pStyle w:val="ListBullet"/>
      </w:pPr>
      <w:r>
        <w:t>loads project detail, metadata, attributes, geodata, results, baseline rows, and autocode metadata</w:t>
      </w:r>
    </w:p>
    <w:p w14:paraId="0565791A" w14:textId="77777777" w:rsidR="00421701" w:rsidRDefault="00000000">
      <w:pPr>
        <w:pStyle w:val="ListBullet"/>
      </w:pPr>
      <w:r>
        <w:t>allows CV-only, GIS-only, single-segment, selected-segment, or full-project bulk autocode</w:t>
      </w:r>
    </w:p>
    <w:p w14:paraId="20E391E5" w14:textId="77777777" w:rsidR="00421701" w:rsidRDefault="00000000">
      <w:pPr>
        <w:pStyle w:val="ListBullet"/>
      </w:pPr>
      <w:r>
        <w:t>persists changed-field provenance through `/autocode-metadata`</w:t>
      </w:r>
    </w:p>
    <w:p w14:paraId="5560C18D" w14:textId="77777777" w:rsidR="00421701" w:rsidRDefault="00000000">
      <w:pPr>
        <w:pStyle w:val="ListBullet"/>
      </w:pPr>
      <w:r>
        <w:t>compares current attributes to a saved baseline for validation stats</w:t>
      </w:r>
    </w:p>
    <w:p w14:paraId="7BEE235F" w14:textId="77777777" w:rsidR="00421701" w:rsidRDefault="00000000">
      <w:pPr>
        <w:pStyle w:val="ListBullet"/>
      </w:pPr>
      <w:r>
        <w:t>updates `verified_segment_count` and `autocoded_segment_count` back into project metadata</w:t>
      </w:r>
    </w:p>
    <w:p w14:paraId="79CFFBF4" w14:textId="77777777" w:rsidR="00421701" w:rsidRDefault="00000000">
      <w:pPr>
        <w:pStyle w:val="ListBullet"/>
      </w:pPr>
      <w:r>
        <w:t>can request nearby GIS context layers on the map through `/api/projects/&lt;name&gt;/gis/layers`</w:t>
      </w:r>
    </w:p>
    <w:p w14:paraId="3B01B701" w14:textId="77777777" w:rsidR="00421701" w:rsidRDefault="00000000">
      <w:r>
        <w:t>Multi-project coding/treatment views aggregate segment arrays and keep a project index map in the page state so UI actions can still resolve back to the owning project and local row.</w:t>
      </w:r>
    </w:p>
    <w:p w14:paraId="4BD6627A" w14:textId="77777777" w:rsidR="00421701" w:rsidRDefault="00000000">
      <w:pPr>
        <w:pStyle w:val="Heading3"/>
      </w:pPr>
      <w:r>
        <w:t>Path Analysis page</w:t>
      </w:r>
    </w:p>
    <w:p w14:paraId="7A8CB63D" w14:textId="77777777" w:rsidR="00421701" w:rsidRDefault="00000000">
      <w:r>
        <w:t xml:space="preserve">`PathAnalysisPage` is now a full </w:t>
      </w:r>
      <w:r>
        <w:rPr>
          <w:b/>
        </w:rPr>
        <w:t>multi-project analysis workspace</w:t>
      </w:r>
      <w:r>
        <w:t>, not just an autocode review screen.</w:t>
      </w:r>
    </w:p>
    <w:p w14:paraId="03382CCA" w14:textId="77777777" w:rsidR="00421701" w:rsidRDefault="00000000">
      <w:r>
        <w:t>It currently supports:</w:t>
      </w:r>
    </w:p>
    <w:p w14:paraId="1D1AE0C8" w14:textId="77777777" w:rsidR="00421701" w:rsidRDefault="00000000">
      <w:pPr>
        <w:pStyle w:val="ListBullet"/>
      </w:pPr>
      <w:r>
        <w:t>searching projects by project name or source-road name</w:t>
      </w:r>
    </w:p>
    <w:p w14:paraId="2B2E1042" w14:textId="77777777" w:rsidR="00421701" w:rsidRDefault="00000000">
      <w:pPr>
        <w:pStyle w:val="ListBullet"/>
      </w:pPr>
      <w:r>
        <w:t>tag and date-range filtering before loading projects</w:t>
      </w:r>
    </w:p>
    <w:p w14:paraId="213275EA" w14:textId="77777777" w:rsidR="00421701" w:rsidRDefault="00000000">
      <w:pPr>
        <w:pStyle w:val="ListBullet"/>
      </w:pPr>
      <w:r>
        <w:t>multi-select loading of projects into one analysis session</w:t>
      </w:r>
    </w:p>
    <w:p w14:paraId="27E265DB" w14:textId="77777777" w:rsidR="00421701" w:rsidRDefault="00000000">
      <w:pPr>
        <w:pStyle w:val="ListBullet"/>
      </w:pPr>
      <w:r>
        <w:t>selecting up to five attributes for analysis</w:t>
      </w:r>
    </w:p>
    <w:p w14:paraId="336A3FDA" w14:textId="77777777" w:rsidR="00421701" w:rsidRDefault="00000000">
      <w:pPr>
        <w:pStyle w:val="ListBullet"/>
      </w:pPr>
      <w:r>
        <w:t>an aggregated score-band panel</w:t>
      </w:r>
    </w:p>
    <w:p w14:paraId="0E205801" w14:textId="77777777" w:rsidR="00421701" w:rsidRDefault="00000000">
      <w:pPr>
        <w:pStyle w:val="ListBullet"/>
      </w:pPr>
      <w:r>
        <w:t>attribute distribution charts</w:t>
      </w:r>
    </w:p>
    <w:p w14:paraId="09DCCE9F" w14:textId="77777777" w:rsidR="00421701" w:rsidRDefault="00000000">
      <w:pPr>
        <w:pStyle w:val="ListBullet"/>
      </w:pPr>
      <w:r>
        <w:t>a synchronized map/table analysis surface</w:t>
      </w:r>
    </w:p>
    <w:p w14:paraId="76EF5C56" w14:textId="77777777" w:rsidR="00421701" w:rsidRDefault="00000000">
      <w:pPr>
        <w:pStyle w:val="ListBullet"/>
      </w:pPr>
      <w:r>
        <w:t>export of the filtered table as CSV</w:t>
      </w:r>
    </w:p>
    <w:p w14:paraId="57B64062" w14:textId="77777777" w:rsidR="00421701" w:rsidRDefault="00000000">
      <w:pPr>
        <w:pStyle w:val="ListBullet"/>
      </w:pPr>
      <w:r>
        <w:t>download of filtered images as a ZIP</w:t>
      </w:r>
    </w:p>
    <w:p w14:paraId="05D0D43C" w14:textId="77777777" w:rsidR="00421701" w:rsidRDefault="00000000">
      <w:r>
        <w:t>The page also stores filter and selection state in `sessionStorage`, so analysts can navigate away and return without losing the active analysis setup.</w:t>
      </w:r>
    </w:p>
    <w:p w14:paraId="376AB31A" w14:textId="77777777" w:rsidR="00421701" w:rsidRDefault="00000000">
      <w:pPr>
        <w:pStyle w:val="Heading3"/>
      </w:pPr>
      <w:r>
        <w:t>Treatment pages</w:t>
      </w:r>
    </w:p>
    <w:p w14:paraId="1365B3DB" w14:textId="77777777" w:rsidR="00421701" w:rsidRDefault="00000000">
      <w:r>
        <w:t>`TreatmentPage` is the picker / filter view. It mirrors the project-or-road search behavior introduced on the Projects page.</w:t>
      </w:r>
    </w:p>
    <w:p w14:paraId="3FB19002" w14:textId="77777777" w:rsidR="00421701" w:rsidRDefault="00000000">
      <w:r>
        <w:t>`TreatmentDetailPage` is where treatment work happens. Current capabilities include:</w:t>
      </w:r>
    </w:p>
    <w:p w14:paraId="19EE6017" w14:textId="77777777" w:rsidR="00421701" w:rsidRDefault="00000000">
      <w:pPr>
        <w:pStyle w:val="ListBullet"/>
      </w:pPr>
      <w:r>
        <w:t>loading one or more selected projects into a combined treatment session</w:t>
      </w:r>
    </w:p>
    <w:p w14:paraId="68E91125" w14:textId="77777777" w:rsidR="00421701" w:rsidRDefault="00000000">
      <w:pPr>
        <w:pStyle w:val="ListBullet"/>
      </w:pPr>
      <w:r>
        <w:t>viewing treatments **By Segment** or **By Treatment**</w:t>
      </w:r>
    </w:p>
    <w:p w14:paraId="50439A86" w14:textId="77777777" w:rsidR="00421701" w:rsidRDefault="00000000">
      <w:pPr>
        <w:pStyle w:val="ListBullet"/>
      </w:pPr>
      <w:r>
        <w:t>ranking treatments using backend effectiveness endpoints</w:t>
      </w:r>
    </w:p>
    <w:p w14:paraId="4C8BD79A" w14:textId="77777777" w:rsidR="00421701" w:rsidRDefault="00000000">
      <w:pPr>
        <w:pStyle w:val="ListBullet"/>
      </w:pPr>
      <w:r>
        <w:t>previewing treatment effects before save</w:t>
      </w:r>
    </w:p>
    <w:p w14:paraId="2BDB0F61" w14:textId="77777777" w:rsidR="00421701" w:rsidRDefault="00000000">
      <w:pPr>
        <w:pStyle w:val="ListBullet"/>
      </w:pPr>
      <w:r>
        <w:t>applying a treatment to one segment, all applicable segments, or one specific treatment across the loaded set</w:t>
      </w:r>
    </w:p>
    <w:p w14:paraId="0DE9CD50" w14:textId="77777777" w:rsidR="00421701" w:rsidRDefault="00000000">
      <w:pPr>
        <w:pStyle w:val="ListBullet"/>
      </w:pPr>
      <w:r>
        <w:t>saving or resetting pending treatment state</w:t>
      </w:r>
    </w:p>
    <w:p w14:paraId="5D763E11" w14:textId="77777777" w:rsidR="00421701" w:rsidRDefault="00000000">
      <w:pPr>
        <w:pStyle w:val="Heading3"/>
      </w:pPr>
      <w:r>
        <w:t>GIS Layers page</w:t>
      </w:r>
    </w:p>
    <w:p w14:paraId="1C38015F" w14:textId="77777777" w:rsidR="00421701" w:rsidRDefault="00000000">
      <w:r>
        <w:t>`GisLayersPage` exposes the shapefile inventory that powers GIS-assisted coding.</w:t>
      </w:r>
    </w:p>
    <w:p w14:paraId="2B996245" w14:textId="77777777" w:rsidR="00421701" w:rsidRDefault="00000000">
      <w:r>
        <w:t>It currently supports:</w:t>
      </w:r>
    </w:p>
    <w:p w14:paraId="365BB2DB" w14:textId="77777777" w:rsidR="00421701" w:rsidRDefault="00000000">
      <w:pPr>
        <w:pStyle w:val="ListBullet"/>
      </w:pPr>
      <w:r>
        <w:t>listing available shapefiles and categories</w:t>
      </w:r>
    </w:p>
    <w:p w14:paraId="76E94177" w14:textId="77777777" w:rsidR="00421701" w:rsidRDefault="00000000">
      <w:pPr>
        <w:pStyle w:val="ListBullet"/>
      </w:pPr>
      <w:r>
        <w:t>previewing a selected layer as GeoJSON on a Leaflet map</w:t>
      </w:r>
    </w:p>
    <w:p w14:paraId="6D815E20" w14:textId="77777777" w:rsidR="00421701" w:rsidRDefault="00000000">
      <w:pPr>
        <w:pStyle w:val="ListBullet"/>
      </w:pPr>
      <w:r>
        <w:t>opening `ShapefileModal` to upload, validate, replace, or delete layers</w:t>
      </w:r>
    </w:p>
    <w:p w14:paraId="1704E10C" w14:textId="77777777" w:rsidR="00421701" w:rsidRDefault="00000000">
      <w:pPr>
        <w:pStyle w:val="ListBullet"/>
      </w:pPr>
      <w:r>
        <w:t>surfacing metadata such as source, year, category, and file size</w:t>
      </w:r>
    </w:p>
    <w:p w14:paraId="313A40BC" w14:textId="77777777" w:rsidR="00421701" w:rsidRDefault="00000000">
      <w:pPr>
        <w:pStyle w:val="Heading2"/>
      </w:pPr>
      <w:r>
        <w:t>API client highlights</w:t>
      </w:r>
    </w:p>
    <w:p w14:paraId="22D228B1" w14:textId="77777777" w:rsidR="00421701" w:rsidRDefault="00000000">
      <w:r>
        <w:t>All client-side fetch wrappers live in `src/api/index.ts`.</w:t>
      </w:r>
    </w:p>
    <w:p w14:paraId="736FD135" w14:textId="77777777" w:rsidR="00421701" w:rsidRDefault="00000000">
      <w:r>
        <w:t>Notable newer exports include:</w:t>
      </w:r>
    </w:p>
    <w:p w14:paraId="23B9E653" w14:textId="77777777" w:rsidR="00421701" w:rsidRDefault="00000000">
      <w:pPr>
        <w:pStyle w:val="ListBullet"/>
      </w:pPr>
      <w:r>
        <w:t>`queryRoadsInPolygon()`</w:t>
      </w:r>
    </w:p>
    <w:p w14:paraId="2DC5D299" w14:textId="77777777" w:rsidR="00421701" w:rsidRDefault="00000000">
      <w:pPr>
        <w:pStyle w:val="ListBullet"/>
      </w:pPr>
      <w:r>
        <w:t>`queryRoadsInBounds()`</w:t>
      </w:r>
    </w:p>
    <w:p w14:paraId="192D0642" w14:textId="77777777" w:rsidR="00421701" w:rsidRDefault="00000000">
      <w:pPr>
        <w:pStyle w:val="ListBullet"/>
      </w:pPr>
      <w:r>
        <w:t>`queryPlanningAreasInBounds()`</w:t>
      </w:r>
    </w:p>
    <w:p w14:paraId="6F55E12C" w14:textId="77777777" w:rsidR="00421701" w:rsidRDefault="00000000">
      <w:pPr>
        <w:pStyle w:val="ListBullet"/>
      </w:pPr>
      <w:r>
        <w:t>`getAllTreatments()`</w:t>
      </w:r>
    </w:p>
    <w:p w14:paraId="4CAC54F6" w14:textId="77777777" w:rsidR="00421701" w:rsidRDefault="00000000">
      <w:pPr>
        <w:pStyle w:val="ListBullet"/>
      </w:pPr>
      <w:r>
        <w:t>`getTreatmentEffectiveness()`</w:t>
      </w:r>
    </w:p>
    <w:p w14:paraId="0A444480" w14:textId="77777777" w:rsidR="00421701" w:rsidRDefault="00000000">
      <w:pPr>
        <w:pStyle w:val="ListBullet"/>
      </w:pPr>
      <w:r>
        <w:t>`getTreatmentSegmentEffectiveness()`</w:t>
      </w:r>
    </w:p>
    <w:p w14:paraId="7804A1E3" w14:textId="77777777" w:rsidR="00421701" w:rsidRDefault="00000000">
      <w:pPr>
        <w:pStyle w:val="ListBullet"/>
      </w:pPr>
      <w:r>
        <w:t>shapefile-management helpers such as `listShapefiles()`, `uploadShapefiles()`, and `replaceShapefiles()`</w:t>
      </w:r>
    </w:p>
    <w:p w14:paraId="64C374ED" w14:textId="77777777" w:rsidR="00421701" w:rsidRDefault="00000000">
      <w:pPr>
        <w:pStyle w:val="Heading2"/>
      </w:pPr>
      <w:r>
        <w:t>Visual analysis components</w:t>
      </w:r>
    </w:p>
    <w:p w14:paraId="3969A4DB" w14:textId="77777777" w:rsidR="00421701" w:rsidRDefault="00000000">
      <w:pPr>
        <w:pStyle w:val="Heading3"/>
      </w:pPr>
      <w:r>
        <w:t>CurvatureVisualizationPanel</w:t>
      </w:r>
    </w:p>
    <w:p w14:paraId="24E62998" w14:textId="77777777" w:rsidR="00421701" w:rsidRDefault="00000000">
      <w:r>
        <w:t>Calls `POST /api/projects/&lt;name&gt;/curvature/visualize` and renders the local path geometry, 5 m analysis window, derived radius, and curvature classification.</w:t>
      </w:r>
    </w:p>
    <w:p w14:paraId="2CD6835D" w14:textId="77777777" w:rsidR="00421701" w:rsidRDefault="00000000">
      <w:pPr>
        <w:pStyle w:val="Heading3"/>
      </w:pPr>
      <w:r>
        <w:t>WidthVisualizationPanel</w:t>
      </w:r>
    </w:p>
    <w:p w14:paraId="3C7A43C7" w14:textId="77777777" w:rsidR="00421701" w:rsidRDefault="00000000">
      <w:r>
        <w:t>Calls `POST /api/projects/&lt;name&gt;/width/visualize` and renders the expanding search rings, candidate paths, and derived width category.</w:t>
      </w:r>
    </w:p>
    <w:p w14:paraId="3986FD97" w14:textId="77777777" w:rsidR="00421701" w:rsidRDefault="00000000">
      <w:pPr>
        <w:pStyle w:val="Heading3"/>
      </w:pPr>
      <w:r>
        <w:t>GeoDataPanel GIS overlays</w:t>
      </w:r>
    </w:p>
    <w:p w14:paraId="0ABB4A99" w14:textId="77777777" w:rsidR="00421701" w:rsidRDefault="00000000">
      <w:r>
        <w:t>When a single project is active, the coding map can request nearby GIS layers from `POST /api/projects/&lt;name&gt;/gis/layers` to show map context around the active segment.</w:t>
      </w:r>
    </w:p>
    <w:p w14:paraId="4E2980A9" w14:textId="77777777" w:rsidR="00421701" w:rsidRDefault="00000000">
      <w:pPr>
        <w:pStyle w:val="Heading2"/>
      </w:pPr>
      <w:r>
        <w:t>State management</w:t>
      </w:r>
    </w:p>
    <w:p w14:paraId="2939AC43" w14:textId="77777777" w:rsidR="00421701" w:rsidRDefault="00000000">
      <w:r>
        <w:t>PSAT still relies on page-local React state rather than a global state library. The main shared patterns are:</w:t>
      </w:r>
    </w:p>
    <w:p w14:paraId="24924A27" w14:textId="77777777" w:rsidR="00421701" w:rsidRDefault="00000000">
      <w:pPr>
        <w:pStyle w:val="ListBullet"/>
      </w:pPr>
      <w:r>
        <w:t>local `useState` / `useEffect` for page data</w:t>
      </w:r>
    </w:p>
    <w:p w14:paraId="1B337C68" w14:textId="77777777" w:rsidR="00421701" w:rsidRDefault="00000000">
      <w:pPr>
        <w:pStyle w:val="ListBullet"/>
      </w:pPr>
      <w:r>
        <w:t>memoized derived views with `useMemo`</w:t>
      </w:r>
    </w:p>
    <w:p w14:paraId="21386B23" w14:textId="77777777" w:rsidR="00421701" w:rsidRDefault="00000000">
      <w:pPr>
        <w:pStyle w:val="ListBullet"/>
      </w:pPr>
      <w:r>
        <w:t>browser storage for selected Path Analysis filters</w:t>
      </w:r>
    </w:p>
    <w:p w14:paraId="0C72F0E4" w14:textId="77777777" w:rsidR="00421701" w:rsidRDefault="00000000">
      <w:pPr>
        <w:pStyle w:val="ListBullet"/>
      </w:pPr>
      <w:r>
        <w:t>custom browser events to push metadata changes back to listing pages</w:t>
      </w:r>
    </w:p>
    <w:p w14:paraId="308FFFC5" w14:textId="77777777" w:rsidR="00421701" w:rsidRDefault="00000000">
      <w:pPr>
        <w:pStyle w:val="Heading2"/>
      </w:pPr>
      <w:r>
        <w:t>nginx behavior</w:t>
      </w:r>
    </w:p>
    <w:p w14:paraId="1F53F119" w14:textId="77777777" w:rsidR="00421701" w:rsidRDefault="00000000">
      <w:r>
        <w:t>The frontend container:</w:t>
      </w:r>
    </w:p>
    <w:p w14:paraId="72551F53" w14:textId="77777777" w:rsidR="00421701" w:rsidRDefault="00000000">
      <w:pPr>
        <w:pStyle w:val="ListNumber"/>
      </w:pPr>
      <w:r>
        <w:t>serves the built SPA from `/usr/share/nginx/html`</w:t>
      </w:r>
    </w:p>
    <w:p w14:paraId="469FABC9" w14:textId="77777777" w:rsidR="00421701" w:rsidRDefault="00000000">
      <w:pPr>
        <w:pStyle w:val="ListNumber"/>
      </w:pPr>
      <w:r>
        <w:t>falls back to `index.html` for client-side routes</w:t>
      </w:r>
    </w:p>
    <w:p w14:paraId="768E28F0" w14:textId="77777777" w:rsidR="00421701" w:rsidRDefault="00000000">
      <w:pPr>
        <w:pStyle w:val="ListNumber"/>
      </w:pPr>
      <w:r>
        <w:t>proxies `/api/*` to `http://backend:8000/api/`</w:t>
      </w:r>
    </w:p>
    <w:p w14:paraId="46C5871B" w14:textId="77777777" w:rsidR="00421701" w:rsidRDefault="00000000">
      <w:r>
        <w:t>```nginx</w:t>
      </w:r>
    </w:p>
    <w:p w14:paraId="22DD03D5" w14:textId="77777777" w:rsidR="00421701" w:rsidRDefault="00000000">
      <w:r>
        <w:t>location / {</w:t>
      </w:r>
    </w:p>
    <w:p w14:paraId="13E8C0DF" w14:textId="77777777" w:rsidR="00421701" w:rsidRDefault="00000000">
      <w:r>
        <w:t>root /usr/share/nginx/html;</w:t>
      </w:r>
    </w:p>
    <w:p w14:paraId="633BF138" w14:textId="77777777" w:rsidR="00421701" w:rsidRDefault="00000000">
      <w:r>
        <w:t>try_files $uri /index.html;</w:t>
      </w:r>
    </w:p>
    <w:p w14:paraId="0DA1D2C1" w14:textId="77777777" w:rsidR="00421701" w:rsidRDefault="00000000">
      <w:r>
        <w:t>}</w:t>
      </w:r>
    </w:p>
    <w:p w14:paraId="141EEEB0" w14:textId="77777777" w:rsidR="00421701" w:rsidRDefault="00000000">
      <w:r>
        <w:t>location /api/ {</w:t>
      </w:r>
    </w:p>
    <w:p w14:paraId="01B78EBD" w14:textId="77777777" w:rsidR="00421701" w:rsidRDefault="00000000">
      <w:r>
        <w:t>proxy_pass http://backend:8000/api/;</w:t>
      </w:r>
    </w:p>
    <w:p w14:paraId="79EB8FFF" w14:textId="77777777" w:rsidR="00421701" w:rsidRDefault="00000000">
      <w:r>
        <w:t>}</w:t>
      </w:r>
    </w:p>
    <w:p w14:paraId="5D001157" w14:textId="77777777" w:rsidR="00421701" w:rsidRDefault="00000000">
      <w:r>
        <w:t>```</w:t>
      </w:r>
    </w:p>
    <w:p w14:paraId="66A61025" w14:textId="77777777" w:rsidR="00421701" w:rsidRDefault="00000000">
      <w:r>
        <w:br w:type="page"/>
      </w:r>
    </w:p>
    <w:p w14:paraId="0BC6379B" w14:textId="77777777" w:rsidR="00421701" w:rsidRDefault="00000000">
      <w:pPr>
        <w:pStyle w:val="Heading1"/>
      </w:pPr>
      <w:r>
        <w:t>Common Issues</w:t>
      </w:r>
    </w:p>
    <w:p w14:paraId="4E4FF8D2" w14:textId="77777777" w:rsidR="00421701" w:rsidRDefault="00000000">
      <w:r>
        <w:t>This page focuses on the issues that show up most often in current PSAT workflows, especially around Docker setup, polygon-based project creation, and GIS-layer management.</w:t>
      </w:r>
    </w:p>
    <w:p w14:paraId="6D095D03" w14:textId="77777777" w:rsidR="00421701" w:rsidRDefault="00000000">
      <w:pPr>
        <w:pStyle w:val="Heading2"/>
      </w:pPr>
      <w:r>
        <w:t>Docker and startup</w:t>
      </w:r>
    </w:p>
    <w:p w14:paraId="1B423C4B" w14:textId="77777777" w:rsidR="00421701" w:rsidRDefault="00000000">
      <w:pPr>
        <w:pStyle w:val="Heading3"/>
      </w:pPr>
      <w:r>
        <w:t>Docker Desktop is not running</w:t>
      </w:r>
    </w:p>
    <w:p w14:paraId="570FDAFE" w14:textId="77777777" w:rsidR="00421701" w:rsidRDefault="00000000">
      <w:r>
        <w:rPr>
          <w:b/>
        </w:rPr>
        <w:t>Symptom:</w:t>
      </w:r>
      <w:r>
        <w:t xml:space="preserve"> `docker compose up --build` fails immediately with a Docker pipe / connection error.</w:t>
      </w:r>
    </w:p>
    <w:p w14:paraId="165122A2" w14:textId="77777777" w:rsidR="00421701" w:rsidRDefault="00000000">
      <w:r>
        <w:rPr>
          <w:b/>
        </w:rPr>
        <w:t>Fix:</w:t>
      </w:r>
      <w:r>
        <w:t xml:space="preserve"> Start Docker Desktop and wait for it to report that the engine is running, then retry.</w:t>
      </w:r>
    </w:p>
    <w:p w14:paraId="41AA6AF5" w14:textId="77777777" w:rsidR="00421701" w:rsidRDefault="00000000">
      <w:pPr>
        <w:pStyle w:val="Heading3"/>
      </w:pPr>
      <w:r>
        <w:t>Port 80 or 8000 is already in use</w:t>
      </w:r>
    </w:p>
    <w:p w14:paraId="41D60522" w14:textId="77777777" w:rsidR="00421701" w:rsidRDefault="00000000">
      <w:r>
        <w:rPr>
          <w:b/>
        </w:rPr>
        <w:t>Symptom:</w:t>
      </w:r>
      <w:r>
        <w:t xml:space="preserve"> The stack starts partially, but the frontend or backend is unreachable.</w:t>
      </w:r>
    </w:p>
    <w:p w14:paraId="4A8FB1CF" w14:textId="77777777" w:rsidR="00421701" w:rsidRDefault="00000000">
      <w:r>
        <w:rPr>
          <w:b/>
        </w:rPr>
        <w:t>Fix:</w:t>
      </w:r>
      <w:r>
        <w:t xml:space="preserve"> Stop the conflicting service or change the port mappings in `docker-compose.yml`.</w:t>
      </w:r>
    </w:p>
    <w:p w14:paraId="05A51E7B" w14:textId="77777777" w:rsidR="00421701" w:rsidRDefault="00000000">
      <w:pPr>
        <w:pStyle w:val="Heading3"/>
      </w:pPr>
      <w:r>
        <w:t>Backend health check fails after build</w:t>
      </w:r>
    </w:p>
    <w:p w14:paraId="2A8F04B7" w14:textId="77777777" w:rsidR="00421701" w:rsidRDefault="00000000">
      <w:r>
        <w:rPr>
          <w:b/>
        </w:rPr>
        <w:t>Symptom:</w:t>
      </w:r>
      <w:r>
        <w:t xml:space="preserve"> `http://localhost:8000/api/ping` does not respond.</w:t>
      </w:r>
    </w:p>
    <w:p w14:paraId="4BB4A484" w14:textId="77777777" w:rsidR="00421701" w:rsidRDefault="00000000">
      <w:r>
        <w:rPr>
          <w:b/>
        </w:rPr>
        <w:t>Fix:</w:t>
      </w:r>
      <w:r>
        <w:t xml:space="preserve"> Check `docker compose logs backend` first. The most common causes are:</w:t>
      </w:r>
    </w:p>
    <w:p w14:paraId="6C183318" w14:textId="77777777" w:rsidR="00421701" w:rsidRDefault="00000000">
      <w:pPr>
        <w:pStyle w:val="ListBullet"/>
      </w:pPr>
      <w:r>
        <w:t>missing `backend/models/`</w:t>
      </w:r>
    </w:p>
    <w:p w14:paraId="776D0312" w14:textId="77777777" w:rsidR="00421701" w:rsidRDefault="00000000">
      <w:pPr>
        <w:pStyle w:val="ListBullet"/>
      </w:pPr>
      <w:r>
        <w:t>missing `backend/shapefiles/`</w:t>
      </w:r>
    </w:p>
    <w:p w14:paraId="2C1BC459" w14:textId="77777777" w:rsidR="00421701" w:rsidRDefault="00000000">
      <w:pPr>
        <w:pStyle w:val="ListBullet"/>
      </w:pPr>
      <w:r>
        <w:t>a bad local edit that breaks imports</w:t>
      </w:r>
    </w:p>
    <w:p w14:paraId="40485915" w14:textId="77777777" w:rsidR="00421701" w:rsidRDefault="00000000">
      <w:pPr>
        <w:pStyle w:val="Heading2"/>
      </w:pPr>
      <w:r>
        <w:t>Models and shapefiles</w:t>
      </w:r>
    </w:p>
    <w:p w14:paraId="328E50CC" w14:textId="77777777" w:rsidR="00421701" w:rsidRDefault="00000000">
      <w:pPr>
        <w:pStyle w:val="Heading3"/>
      </w:pPr>
      <w:r>
        <w:t>Auto-code fails because models are missing</w:t>
      </w:r>
    </w:p>
    <w:p w14:paraId="18BE779B" w14:textId="77777777" w:rsidR="00421701" w:rsidRDefault="00000000">
      <w:r>
        <w:rPr>
          <w:b/>
        </w:rPr>
        <w:t>Symptom:</w:t>
      </w:r>
      <w:r>
        <w:t xml:space="preserve"> CV auto-code returns 503 or logs show `missing path_seg.pt`.</w:t>
      </w:r>
    </w:p>
    <w:p w14:paraId="5DFF3273" w14:textId="77777777" w:rsidR="00421701" w:rsidRDefault="00000000">
      <w:r>
        <w:rPr>
          <w:b/>
        </w:rPr>
        <w:t>Fix:</w:t>
      </w:r>
      <w:r>
        <w:t xml:space="preserve"> Copy the shared model files into `backend/models/` and rebuild.</w:t>
      </w:r>
    </w:p>
    <w:p w14:paraId="223F4803" w14:textId="77777777" w:rsidR="00421701" w:rsidRDefault="00000000">
      <w:pPr>
        <w:pStyle w:val="Heading3"/>
      </w:pPr>
      <w:r>
        <w:t>GIS auto-code or GIS Layers page is empty</w:t>
      </w:r>
    </w:p>
    <w:p w14:paraId="70BA5395" w14:textId="77777777" w:rsidR="00421701" w:rsidRDefault="00000000">
      <w:r>
        <w:rPr>
          <w:b/>
        </w:rPr>
        <w:t>Symptom:</w:t>
      </w:r>
      <w:r>
        <w:t xml:space="preserve"> GIS-assisted coding returns nothing, or the GIS Layers page has no usable layers.</w:t>
      </w:r>
    </w:p>
    <w:p w14:paraId="372579AF" w14:textId="77777777" w:rsidR="00421701" w:rsidRDefault="00000000">
      <w:r>
        <w:rPr>
          <w:b/>
        </w:rPr>
        <w:t>Fix:</w:t>
      </w:r>
      <w:r>
        <w:t xml:space="preserve"> Confirm the shapefile tree exists under `backend/shapefiles/` and contains the expected layer files, not just empty folders.</w:t>
      </w:r>
    </w:p>
    <w:p w14:paraId="33BA0079" w14:textId="77777777" w:rsidR="00421701" w:rsidRDefault="00000000">
      <w:pPr>
        <w:pStyle w:val="Heading2"/>
      </w:pPr>
      <w:r>
        <w:t>`in/` folder and source images</w:t>
      </w:r>
    </w:p>
    <w:p w14:paraId="01B0E9E4" w14:textId="77777777" w:rsidR="00421701" w:rsidRDefault="00000000">
      <w:pPr>
        <w:pStyle w:val="Heading3"/>
      </w:pPr>
      <w:r>
        <w:t>`in/` was created by Docker instead of manually</w:t>
      </w:r>
    </w:p>
    <w:p w14:paraId="7B0991B0" w14:textId="77777777" w:rsidR="00421701" w:rsidRDefault="00000000">
      <w:r>
        <w:rPr>
          <w:b/>
        </w:rPr>
        <w:t>Symptom:</w:t>
      </w:r>
      <w:r>
        <w:t xml:space="preserve"> File writes into `in/` fail or behave strangely.</w:t>
      </w:r>
    </w:p>
    <w:p w14:paraId="3927002E" w14:textId="77777777" w:rsidR="00421701" w:rsidRDefault="00000000">
      <w:r>
        <w:rPr>
          <w:b/>
        </w:rPr>
        <w:t>Fix:</w:t>
      </w:r>
      <w:r>
        <w:t xml:space="preserve"> Stop Docker, recreate `in/` manually from the host, then restart.</w:t>
      </w:r>
    </w:p>
    <w:p w14:paraId="283EBD34" w14:textId="77777777" w:rsidR="00421701" w:rsidRDefault="00000000">
      <w:pPr>
        <w:pStyle w:val="Heading3"/>
      </w:pPr>
      <w:r>
        <w:t>Images are directly under `in/` instead of inside subfolders</w:t>
      </w:r>
    </w:p>
    <w:p w14:paraId="09ED3B3A" w14:textId="77777777" w:rsidR="00421701" w:rsidRDefault="00000000">
      <w:r>
        <w:rPr>
          <w:b/>
        </w:rPr>
        <w:t>Symptom:</w:t>
      </w:r>
      <w:r>
        <w:t xml:space="preserve"> The folder dropdown is empty or project creation fails.</w:t>
      </w:r>
    </w:p>
    <w:p w14:paraId="6D05D08C" w14:textId="77777777" w:rsidR="00421701" w:rsidRDefault="00000000">
      <w:r>
        <w:rPr>
          <w:b/>
        </w:rPr>
        <w:t>Fix:</w:t>
      </w:r>
      <w:r>
        <w:t xml:space="preserve"> Put images inside subdirectories of `in/`, one folder per source road / survey batch.</w:t>
      </w:r>
    </w:p>
    <w:p w14:paraId="131E78B5" w14:textId="77777777" w:rsidR="00421701" w:rsidRDefault="00000000">
      <w:pPr>
        <w:pStyle w:val="Heading3"/>
      </w:pPr>
      <w:r>
        <w:t>Images have no GPS EXIF data</w:t>
      </w:r>
    </w:p>
    <w:p w14:paraId="13097652" w14:textId="77777777" w:rsidR="00421701" w:rsidRDefault="00000000">
      <w:r>
        <w:rPr>
          <w:b/>
        </w:rPr>
        <w:t>Symptom:</w:t>
      </w:r>
      <w:r>
        <w:t xml:space="preserve"> Project creation fails, or you get zero usable segments.</w:t>
      </w:r>
    </w:p>
    <w:p w14:paraId="6D0CF4F6" w14:textId="77777777" w:rsidR="00421701" w:rsidRDefault="00000000">
      <w:r>
        <w:rPr>
          <w:b/>
        </w:rPr>
        <w:t>Fix:</w:t>
      </w:r>
      <w:r>
        <w:t xml:space="preserve"> The source images must contain GPS EXIF metadata. Screenshots, stripped images, and many exported image sets will not work.</w:t>
      </w:r>
    </w:p>
    <w:p w14:paraId="251E8505" w14:textId="77777777" w:rsidR="00421701" w:rsidRDefault="00000000">
      <w:pPr>
        <w:pStyle w:val="Heading2"/>
      </w:pPr>
      <w:r>
        <w:t>Polygon and road selection</w:t>
      </w:r>
    </w:p>
    <w:p w14:paraId="1EE1C9D7" w14:textId="77777777" w:rsidR="00421701" w:rsidRDefault="00000000">
      <w:pPr>
        <w:pStyle w:val="Heading3"/>
      </w:pPr>
      <w:r>
        <w:t>Polygon selection returns planning areas instead of roads</w:t>
      </w:r>
    </w:p>
    <w:p w14:paraId="5708F959" w14:textId="77777777" w:rsidR="00421701" w:rsidRDefault="00000000">
      <w:r>
        <w:rPr>
          <w:b/>
        </w:rPr>
        <w:t>Symptom:</w:t>
      </w:r>
      <w:r>
        <w:t xml:space="preserve"> The map selection tool only returns high-level planning-area names, or the road list looks incomplete.</w:t>
      </w:r>
    </w:p>
    <w:p w14:paraId="0E52A6AC" w14:textId="77777777" w:rsidR="00421701" w:rsidRDefault="00000000">
      <w:r>
        <w:rPr>
          <w:b/>
        </w:rPr>
        <w:t>Cause:</w:t>
      </w:r>
      <w:r>
        <w:t xml:space="preserve"> The backend falls back when it cannot get better road matches from `road_reference.csv` and road-name shapefiles.</w:t>
      </w:r>
    </w:p>
    <w:p w14:paraId="13D0D813" w14:textId="77777777" w:rsidR="00421701" w:rsidRDefault="00000000">
      <w:r>
        <w:rPr>
          <w:b/>
        </w:rPr>
        <w:t>Fix:</w:t>
      </w:r>
    </w:p>
    <w:p w14:paraId="4DFDFE3C" w14:textId="77777777" w:rsidR="00421701" w:rsidRDefault="00000000">
      <w:pPr>
        <w:pStyle w:val="ListNumber"/>
      </w:pPr>
      <w:r>
        <w:t>Make sure `backend/shapefiles/road_reference.csv` exists.</w:t>
      </w:r>
    </w:p>
    <w:p w14:paraId="240F1984" w14:textId="77777777" w:rsidR="00421701" w:rsidRDefault="00000000">
      <w:pPr>
        <w:pStyle w:val="ListNumber"/>
      </w:pPr>
      <w:r>
        <w:t>Regenerate it after adding or renaming folders in `in/`:</w:t>
      </w:r>
    </w:p>
    <w:p w14:paraId="7252AEFF" w14:textId="77777777" w:rsidR="00421701" w:rsidRDefault="00000000">
      <w:r>
        <w:t>```bash</w:t>
      </w:r>
    </w:p>
    <w:p w14:paraId="691068DE" w14:textId="77777777" w:rsidR="00421701" w:rsidRDefault="00000000">
      <w:r>
        <w:t>cd backend</w:t>
      </w:r>
    </w:p>
    <w:p w14:paraId="3593ECC8" w14:textId="77777777" w:rsidR="00421701" w:rsidRDefault="00000000">
      <w:r>
        <w:t>python generate_road_reference.py</w:t>
      </w:r>
    </w:p>
    <w:p w14:paraId="06EF9039" w14:textId="77777777" w:rsidR="00421701" w:rsidRDefault="00000000">
      <w:r>
        <w:t>```</w:t>
      </w:r>
    </w:p>
    <w:p w14:paraId="2F7C8CD6" w14:textId="77777777" w:rsidR="00421701" w:rsidRDefault="00000000">
      <w:pPr>
        <w:pStyle w:val="ListNumber"/>
      </w:pPr>
      <w:r>
        <w:t>Confirm the road-name shapefiles are present under `backend/shapefiles/`.</w:t>
      </w:r>
    </w:p>
    <w:p w14:paraId="5833B513" w14:textId="77777777" w:rsidR="00421701" w:rsidRDefault="00000000">
      <w:pPr>
        <w:pStyle w:val="Heading3"/>
      </w:pPr>
      <w:r>
        <w:t>Selected roads are marked unavailable</w:t>
      </w:r>
    </w:p>
    <w:p w14:paraId="52B670BE" w14:textId="77777777" w:rsidR="00421701" w:rsidRDefault="00000000">
      <w:r>
        <w:rPr>
          <w:b/>
        </w:rPr>
        <w:t>Symptom:</w:t>
      </w:r>
      <w:r>
        <w:t xml:space="preserve"> The Create Project page shows roads, but some are flagged as missing and block creation.</w:t>
      </w:r>
    </w:p>
    <w:p w14:paraId="3C1016DE" w14:textId="77777777" w:rsidR="00421701" w:rsidRDefault="00000000">
      <w:r>
        <w:rPr>
          <w:b/>
        </w:rPr>
        <w:t>Fix:</w:t>
      </w:r>
      <w:r>
        <w:t xml:space="preserve"> Those roads do not currently have matching local folders under `in/`. Either:</w:t>
      </w:r>
    </w:p>
    <w:p w14:paraId="504A276D" w14:textId="77777777" w:rsidR="00421701" w:rsidRDefault="00000000">
      <w:pPr>
        <w:pStyle w:val="ListBullet"/>
      </w:pPr>
      <w:r>
        <w:t>add the missing source folders and images</w:t>
      </w:r>
    </w:p>
    <w:p w14:paraId="47D76633" w14:textId="77777777" w:rsidR="00421701" w:rsidRDefault="00000000">
      <w:pPr>
        <w:pStyle w:val="ListBullet"/>
      </w:pPr>
      <w:r>
        <w:t>or deselect the unavailable roads before creating the project</w:t>
      </w:r>
    </w:p>
    <w:p w14:paraId="2D78980E" w14:textId="77777777" w:rsidR="00421701" w:rsidRDefault="00000000">
      <w:pPr>
        <w:pStyle w:val="Heading3"/>
      </w:pPr>
      <w:r>
        <w:t>Create Project says no geotagged images were found inside the polygon</w:t>
      </w:r>
    </w:p>
    <w:p w14:paraId="066E2FA6" w14:textId="77777777" w:rsidR="00421701" w:rsidRDefault="00000000">
      <w:r>
        <w:rPr>
          <w:b/>
        </w:rPr>
        <w:t>Symptom:</w:t>
      </w:r>
      <w:r>
        <w:t xml:space="preserve"> `POST /api/projects/folders` returns a 400 error about no geotagged images inside the selected polygon.</w:t>
      </w:r>
    </w:p>
    <w:p w14:paraId="4C26AF9F" w14:textId="77777777" w:rsidR="00421701" w:rsidRDefault="00000000">
      <w:r>
        <w:rPr>
          <w:b/>
        </w:rPr>
        <w:t>Cause:</w:t>
      </w:r>
      <w:r>
        <w:t xml:space="preserve"> The selected roads may exist, but none of their sampled GPS points survived the polygon filter.</w:t>
      </w:r>
    </w:p>
    <w:p w14:paraId="032C4912" w14:textId="77777777" w:rsidR="00421701" w:rsidRDefault="00000000">
      <w:r>
        <w:rPr>
          <w:b/>
        </w:rPr>
        <w:t>Fix:</w:t>
      </w:r>
    </w:p>
    <w:p w14:paraId="54FBF701" w14:textId="77777777" w:rsidR="00421701" w:rsidRDefault="00000000">
      <w:pPr>
        <w:pStyle w:val="ListBullet"/>
      </w:pPr>
      <w:r>
        <w:t>redraw a larger polygon</w:t>
      </w:r>
    </w:p>
    <w:p w14:paraId="613FB56F" w14:textId="77777777" w:rsidR="00421701" w:rsidRDefault="00000000">
      <w:pPr>
        <w:pStyle w:val="ListBullet"/>
      </w:pPr>
      <w:r>
        <w:t>verify the images in those folders have GPS EXIF data</w:t>
      </w:r>
    </w:p>
    <w:p w14:paraId="64204C86" w14:textId="77777777" w:rsidR="00421701" w:rsidRDefault="00000000">
      <w:pPr>
        <w:pStyle w:val="ListBullet"/>
      </w:pPr>
      <w:r>
        <w:t>regenerate `road_reference.csv` if the source folders changed recently</w:t>
      </w:r>
    </w:p>
    <w:p w14:paraId="46248B6B" w14:textId="77777777" w:rsidR="00421701" w:rsidRDefault="00000000">
      <w:pPr>
        <w:pStyle w:val="Heading2"/>
      </w:pPr>
      <w:r>
        <w:t>Project metadata and search</w:t>
      </w:r>
    </w:p>
    <w:p w14:paraId="03056071" w14:textId="77777777" w:rsidR="00421701" w:rsidRDefault="00000000">
      <w:pPr>
        <w:pStyle w:val="Heading3"/>
      </w:pPr>
      <w:r>
        <w:t>Searching by road name does not return the expected project</w:t>
      </w:r>
    </w:p>
    <w:p w14:paraId="005176FE" w14:textId="77777777" w:rsidR="00421701" w:rsidRDefault="00000000">
      <w:r>
        <w:rPr>
          <w:b/>
        </w:rPr>
        <w:t>Symptom:</w:t>
      </w:r>
      <w:r>
        <w:t xml:space="preserve"> The Projects, Treatment, or Path Analysis page does not surface a project when you search for a road.</w:t>
      </w:r>
    </w:p>
    <w:p w14:paraId="504E9AA2" w14:textId="77777777" w:rsidR="00421701" w:rsidRDefault="00000000">
      <w:r>
        <w:rPr>
          <w:b/>
        </w:rPr>
        <w:t>Cause:</w:t>
      </w:r>
      <w:r>
        <w:t xml:space="preserve"> Newer projects store `source_folders` explicitly. Older projects are reconstructed from image namespaces on a best-effort basis, which may be incomplete if images predate the multi-folder naming convention.</w:t>
      </w:r>
    </w:p>
    <w:p w14:paraId="728F17B4" w14:textId="77777777" w:rsidR="00421701" w:rsidRDefault="00000000">
      <w:r>
        <w:rPr>
          <w:b/>
        </w:rPr>
        <w:t>Fix:</w:t>
      </w:r>
      <w:r>
        <w:t xml:space="preserve"> For older projects, check the actual project metadata or recreate the project if road-level provenance is critical.</w:t>
      </w:r>
    </w:p>
    <w:p w14:paraId="768D42AF" w14:textId="77777777" w:rsidR="00421701" w:rsidRDefault="00000000">
      <w:pPr>
        <w:pStyle w:val="Heading3"/>
      </w:pPr>
      <w:r>
        <w:t>Project name cannot contain underscores</w:t>
      </w:r>
    </w:p>
    <w:p w14:paraId="24441BCD" w14:textId="77777777" w:rsidR="00421701" w:rsidRDefault="00000000">
      <w:r>
        <w:rPr>
          <w:b/>
        </w:rPr>
        <w:t>Symptom:</w:t>
      </w:r>
      <w:r>
        <w:t xml:space="preserve"> Project creation returns `Project name cannot contain underscores (_)`.</w:t>
      </w:r>
    </w:p>
    <w:p w14:paraId="63EB546C" w14:textId="77777777" w:rsidR="00421701" w:rsidRDefault="00000000">
      <w:r>
        <w:rPr>
          <w:b/>
        </w:rPr>
        <w:t>Fix:</w:t>
      </w:r>
      <w:r>
        <w:t xml:space="preserve"> Use spaces, hyphens, or camel case instead.</w:t>
      </w:r>
    </w:p>
    <w:p w14:paraId="5612A1FA" w14:textId="77777777" w:rsidR="00421701" w:rsidRDefault="00000000">
      <w:pPr>
        <w:pStyle w:val="Heading2"/>
      </w:pPr>
      <w:r>
        <w:t>Scoring and coding</w:t>
      </w:r>
    </w:p>
    <w:p w14:paraId="23DCDF7F" w14:textId="77777777" w:rsidR="00421701" w:rsidRDefault="00000000">
      <w:pPr>
        <w:pStyle w:val="Heading3"/>
      </w:pPr>
      <w:r>
        <w:t>Scores do not update after save</w:t>
      </w:r>
    </w:p>
    <w:p w14:paraId="6B76BF49" w14:textId="77777777" w:rsidR="00421701" w:rsidRDefault="00000000">
      <w:r>
        <w:rPr>
          <w:b/>
        </w:rPr>
        <w:t>Symptom:</w:t>
      </w:r>
      <w:r>
        <w:t xml:space="preserve"> The attributes save succeeds but the displayed scores look stale.</w:t>
      </w:r>
    </w:p>
    <w:p w14:paraId="45953D8B" w14:textId="77777777" w:rsidR="00421701" w:rsidRDefault="00000000">
      <w:r>
        <w:rPr>
          <w:b/>
        </w:rPr>
        <w:t>Fix:</w:t>
      </w:r>
      <w:r>
        <w:t xml:space="preserve"> Check backend logs for scoring errors. `PUT /api/projects/&lt;name&gt;/attributes` recalculates and persists scores automatically.</w:t>
      </w:r>
    </w:p>
    <w:p w14:paraId="0966D83D" w14:textId="77777777" w:rsidR="00421701" w:rsidRDefault="00000000">
      <w:pPr>
        <w:pStyle w:val="Heading3"/>
      </w:pPr>
      <w:r>
        <w:t>First auto-code request is very slow</w:t>
      </w:r>
    </w:p>
    <w:p w14:paraId="49824E5D" w14:textId="77777777" w:rsidR="00421701" w:rsidRDefault="00000000">
      <w:r>
        <w:rPr>
          <w:b/>
        </w:rPr>
        <w:t>Expected behavior:</w:t>
      </w:r>
      <w:r>
        <w:t xml:space="preserve"> The first CV request loads the YOLO models into memory. Subsequent requests are much faster.</w:t>
      </w:r>
    </w:p>
    <w:p w14:paraId="27051416" w14:textId="77777777" w:rsidR="00421701" w:rsidRDefault="00000000">
      <w:pPr>
        <w:pStyle w:val="Heading2"/>
      </w:pPr>
      <w:r>
        <w:t>Documentation drift</w:t>
      </w:r>
    </w:p>
    <w:p w14:paraId="08E062B7" w14:textId="77777777" w:rsidR="00421701" w:rsidRDefault="00000000">
      <w:pPr>
        <w:pStyle w:val="Heading3"/>
      </w:pPr>
      <w:r>
        <w:t>The repository docs were updated, but the Help page still shows old content</w:t>
      </w:r>
    </w:p>
    <w:p w14:paraId="2337CE57" w14:textId="77777777" w:rsidR="00421701" w:rsidRDefault="00000000">
      <w:r>
        <w:rPr>
          <w:b/>
        </w:rPr>
        <w:t>Cause:</w:t>
      </w:r>
      <w:r>
        <w:t xml:space="preserve"> The Help page reads mirrored markdown from `frontend/public/docs/`, not directly from `docs/`.</w:t>
      </w:r>
    </w:p>
    <w:p w14:paraId="2EF39A80" w14:textId="77777777" w:rsidR="00421701" w:rsidRDefault="00000000">
      <w:r>
        <w:rPr>
          <w:b/>
        </w:rPr>
        <w:t>Fix:</w:t>
      </w:r>
      <w:r>
        <w:t xml:space="preserve"> Sync both locations whenever docs change.</w:t>
      </w:r>
    </w:p>
    <w:p w14:paraId="527AF17F" w14:textId="77777777" w:rsidR="00421701" w:rsidRDefault="00000000">
      <w:pPr>
        <w:pStyle w:val="Heading2"/>
      </w:pPr>
      <w:r>
        <w:t>Data recovery</w:t>
      </w:r>
    </w:p>
    <w:p w14:paraId="518F7C89" w14:textId="77777777" w:rsidR="00421701" w:rsidRDefault="00000000">
      <w:pPr>
        <w:pStyle w:val="Heading3"/>
      </w:pPr>
      <w:r>
        <w:t>Projects disappear after container restart</w:t>
      </w:r>
    </w:p>
    <w:p w14:paraId="08A98716" w14:textId="77777777" w:rsidR="00421701" w:rsidRDefault="00000000">
      <w:r>
        <w:rPr>
          <w:b/>
        </w:rPr>
        <w:t>Symptom:</w:t>
      </w:r>
      <w:r>
        <w:t xml:space="preserve"> `docker compose down` followed by `up` appears to lose projects.</w:t>
      </w:r>
    </w:p>
    <w:p w14:paraId="6AB01F5F" w14:textId="77777777" w:rsidR="00421701" w:rsidRDefault="00000000">
      <w:r>
        <w:rPr>
          <w:b/>
        </w:rPr>
        <w:t>Fix:</w:t>
      </w:r>
      <w:r>
        <w:t xml:space="preserve"> Confirm that `./data:/app/data` is still present in `docker-compose.yml` and that the host `data/` directory still exists.</w:t>
      </w:r>
    </w:p>
    <w:p w14:paraId="01B06B30" w14:textId="77777777" w:rsidR="00421701" w:rsidRDefault="00000000">
      <w:pPr>
        <w:pStyle w:val="Heading3"/>
      </w:pPr>
      <w:r>
        <w:t>A project was deleted accidentally</w:t>
      </w:r>
    </w:p>
    <w:p w14:paraId="680CC496" w14:textId="77777777" w:rsidR="00421701" w:rsidRDefault="00000000">
      <w:r>
        <w:rPr>
          <w:b/>
        </w:rPr>
        <w:t>Cause:</w:t>
      </w:r>
      <w:r>
        <w:t xml:space="preserve"> Project deletion removes the project directory recursively.</w:t>
      </w:r>
    </w:p>
    <w:p w14:paraId="4CDE9885" w14:textId="77777777" w:rsidR="00421701" w:rsidRDefault="00000000">
      <w:r>
        <w:rPr>
          <w:b/>
        </w:rPr>
        <w:t>Fix:</w:t>
      </w:r>
      <w:r>
        <w:t xml:space="preserve"> Restore it from a filesystem backup if available. There is no soft-delete layer.</w:t>
      </w:r>
    </w:p>
    <w:p w14:paraId="128DF19F" w14:textId="77777777" w:rsidR="00421701" w:rsidRDefault="00000000">
      <w:r>
        <w:br w:type="page"/>
      </w:r>
    </w:p>
    <w:p w14:paraId="6A7B294A" w14:textId="77777777" w:rsidR="00421701" w:rsidRDefault="00000000">
      <w:pPr>
        <w:pStyle w:val="Heading1"/>
      </w:pPr>
      <w:r>
        <w:t>Contributing</w:t>
      </w:r>
    </w:p>
    <w:p w14:paraId="11EBF57F" w14:textId="77777777" w:rsidR="00421701" w:rsidRDefault="00000000">
      <w:r>
        <w:t>These notes are intentionally practical rather than process-heavy. The codebase is large, stateful, and file-backed, so the safest contributions are small, explicit, and well-validated.</w:t>
      </w:r>
    </w:p>
    <w:p w14:paraId="2435B50C" w14:textId="77777777" w:rsidR="00421701" w:rsidRDefault="00000000">
      <w:pPr>
        <w:pStyle w:val="Heading2"/>
      </w:pPr>
      <w:r>
        <w:t>Working style</w:t>
      </w:r>
    </w:p>
    <w:p w14:paraId="3B6F51C5" w14:textId="77777777" w:rsidR="00421701" w:rsidRDefault="00000000">
      <w:pPr>
        <w:pStyle w:val="ListBullet"/>
      </w:pPr>
      <w:r>
        <w:t>keep changes focused on one behavior or one documentation topic at a time</w:t>
      </w:r>
    </w:p>
    <w:p w14:paraId="38A0C630" w14:textId="77777777" w:rsidR="00421701" w:rsidRDefault="00000000">
      <w:pPr>
        <w:pStyle w:val="ListBullet"/>
      </w:pPr>
      <w:r>
        <w:t>avoid mixing unrelated cleanup into feature or bug-fix work</w:t>
      </w:r>
    </w:p>
    <w:p w14:paraId="0ADFEE31" w14:textId="77777777" w:rsidR="00421701" w:rsidRDefault="00000000">
      <w:pPr>
        <w:pStyle w:val="ListBullet"/>
      </w:pPr>
      <w:r>
        <w:t>prefer fixes at the owning layer instead of UI-only or data-only workarounds</w:t>
      </w:r>
    </w:p>
    <w:p w14:paraId="4BC17D9B" w14:textId="77777777" w:rsidR="00421701" w:rsidRDefault="00000000">
      <w:pPr>
        <w:pStyle w:val="ListBullet"/>
      </w:pPr>
      <w:r>
        <w:t>preserve existing file formats and naming conventions unless the task requires a migration</w:t>
      </w:r>
    </w:p>
    <w:p w14:paraId="58FC78CD" w14:textId="77777777" w:rsidR="00421701" w:rsidRDefault="00000000">
      <w:pPr>
        <w:pStyle w:val="Heading2"/>
      </w:pPr>
      <w:r>
        <w:t>Validation expectations</w:t>
      </w:r>
    </w:p>
    <w:p w14:paraId="68B333FA" w14:textId="77777777" w:rsidR="00421701" w:rsidRDefault="00000000">
      <w:r>
        <w:t>Run the narrowest useful validation for the area you changed.</w:t>
      </w:r>
    </w:p>
    <w:p w14:paraId="3DDDE00D" w14:textId="77777777" w:rsidR="00421701" w:rsidRDefault="00000000">
      <w:r>
        <w:t>Typical checks:</w:t>
      </w:r>
    </w:p>
    <w:p w14:paraId="03E93196" w14:textId="77777777" w:rsidR="00421701" w:rsidRDefault="00000000">
      <w:pPr>
        <w:pStyle w:val="ListBullet"/>
      </w:pPr>
      <w:r>
        <w:t>backend route or service changes: targeted Flask smoke test or Python import/compile check</w:t>
      </w:r>
    </w:p>
    <w:p w14:paraId="241FF952" w14:textId="77777777" w:rsidR="00421701" w:rsidRDefault="00000000">
      <w:pPr>
        <w:pStyle w:val="ListBullet"/>
      </w:pPr>
      <w:r>
        <w:t>frontend code changes: TypeScript build or targeted page validation</w:t>
      </w:r>
    </w:p>
    <w:p w14:paraId="79AC909C" w14:textId="77777777" w:rsidR="00421701" w:rsidRDefault="00000000">
      <w:pPr>
        <w:pStyle w:val="ListBullet"/>
      </w:pPr>
      <w:r>
        <w:t>documentation changes: sync both `docs/` and `frontend/public/docs/`, then do a stale-content sweep</w:t>
      </w:r>
    </w:p>
    <w:p w14:paraId="6C3497FF" w14:textId="77777777" w:rsidR="00421701" w:rsidRDefault="00000000">
      <w:pPr>
        <w:pStyle w:val="Heading2"/>
      </w:pPr>
      <w:r>
        <w:t>Documentation rule</w:t>
      </w:r>
    </w:p>
    <w:p w14:paraId="38B7FE0F" w14:textId="77777777" w:rsidR="00421701" w:rsidRDefault="00000000">
      <w:r>
        <w:t>If you update repository docs in `docs/`, update the mirrored Help-page copies in `frontend/public/docs/` as part of the same change.</w:t>
      </w:r>
    </w:p>
    <w:p w14:paraId="059A5900" w14:textId="77777777" w:rsidR="00421701" w:rsidRDefault="00000000">
      <w:pPr>
        <w:pStyle w:val="Heading2"/>
      </w:pPr>
      <w:r>
        <w:t>Project-data safety</w:t>
      </w:r>
    </w:p>
    <w:p w14:paraId="0D54F66C" w14:textId="77777777" w:rsidR="00421701" w:rsidRDefault="00000000">
      <w:pPr>
        <w:pStyle w:val="ListBullet"/>
      </w:pPr>
      <w:r>
        <w:t>do not hand-edit project directories in `data/` unless the task explicitly requires it</w:t>
      </w:r>
    </w:p>
    <w:p w14:paraId="0F7E412A" w14:textId="77777777" w:rsidR="00421701" w:rsidRDefault="00000000">
      <w:pPr>
        <w:pStyle w:val="ListBullet"/>
      </w:pPr>
      <w:r>
        <w:t>be careful with destructive project actions because delete operations remove project folders recursively</w:t>
      </w:r>
    </w:p>
    <w:p w14:paraId="79969703" w14:textId="77777777" w:rsidR="00421701" w:rsidRDefault="00000000">
      <w:pPr>
        <w:pStyle w:val="ListBullet"/>
      </w:pPr>
      <w:r>
        <w:t>treat generated helper assets such as `backend/shapefiles/road_reference.csv` as environment-dependent outputs</w:t>
      </w:r>
    </w:p>
    <w:p w14:paraId="212C351E" w14:textId="77777777" w:rsidR="00421701" w:rsidRDefault="00000000">
      <w:pPr>
        <w:pStyle w:val="Heading2"/>
      </w:pPr>
      <w:r>
        <w:t>Local development</w:t>
      </w:r>
    </w:p>
    <w:p w14:paraId="37FE9072" w14:textId="77777777" w:rsidR="00421701" w:rsidRDefault="00000000">
      <w:r>
        <w:t>For local setup, see [installation.md](installation.md).</w:t>
      </w:r>
    </w:p>
    <w:sectPr w:rsidR="00421701"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ay Ping KOH (LTA)" w:date="2026-05-11T12:21:00Z" w:initials="PK">
    <w:p w14:paraId="3E2F29CC" w14:textId="77777777" w:rsidR="00310275" w:rsidRDefault="00310275" w:rsidP="00310275">
      <w:pPr>
        <w:pStyle w:val="CommentText"/>
      </w:pPr>
      <w:r>
        <w:rPr>
          <w:rStyle w:val="CommentReference"/>
        </w:rPr>
        <w:annotationRef/>
      </w:r>
      <w:r>
        <w:rPr>
          <w:lang w:val="en-SG"/>
        </w:rPr>
        <w:t>Since this document is very long, are you able to section and label it nicely e.g. 1.1, 1.2, etc. Also can you do up a table of content, for users to jump to the correct section faster?</w:t>
      </w:r>
    </w:p>
  </w:comment>
  <w:comment w:id="5" w:author="Puay Ping KOH (LTA)" w:date="2026-05-11T09:59:00Z" w:initials="PK">
    <w:p w14:paraId="6CFC4F87" w14:textId="68154443" w:rsidR="00BC34D9" w:rsidRDefault="00BC34D9" w:rsidP="00BC34D9">
      <w:pPr>
        <w:pStyle w:val="CommentText"/>
      </w:pPr>
      <w:r>
        <w:rPr>
          <w:rStyle w:val="CommentReference"/>
        </w:rPr>
        <w:annotationRef/>
      </w:r>
      <w:r>
        <w:rPr>
          <w:lang w:val="en-SG"/>
        </w:rPr>
        <w:t>Check with Alaster if this is accurate</w:t>
      </w:r>
    </w:p>
  </w:comment>
  <w:comment w:id="10" w:author="Puay Ping KOH (LTA)" w:date="2026-05-11T09:53:00Z" w:initials="PK">
    <w:p w14:paraId="32B4DED6" w14:textId="169BA171" w:rsidR="00BC34D9" w:rsidRDefault="00BC34D9" w:rsidP="00BC34D9">
      <w:pPr>
        <w:pStyle w:val="CommentText"/>
      </w:pPr>
      <w:r>
        <w:rPr>
          <w:rStyle w:val="CommentReference"/>
        </w:rPr>
        <w:annotationRef/>
      </w:r>
      <w:r>
        <w:rPr>
          <w:lang w:val="en-SG"/>
        </w:rPr>
        <w:t>Please put these in the respective portions and remove this section.</w:t>
      </w:r>
    </w:p>
  </w:comment>
  <w:comment w:id="11" w:author="Puay Ping KOH (LTA)" w:date="2026-05-11T09:54:00Z" w:initials="PK">
    <w:p w14:paraId="60FB6152" w14:textId="77777777" w:rsidR="00BC34D9" w:rsidRDefault="00BC34D9" w:rsidP="00BC34D9">
      <w:pPr>
        <w:pStyle w:val="CommentText"/>
      </w:pPr>
      <w:r>
        <w:rPr>
          <w:rStyle w:val="CommentReference"/>
        </w:rPr>
        <w:annotationRef/>
      </w:r>
      <w:r>
        <w:rPr>
          <w:lang w:val="en-SG"/>
        </w:rPr>
        <w:t>Should include ‘filtering’ here?</w:t>
      </w:r>
    </w:p>
  </w:comment>
  <w:comment w:id="12" w:author="Puay Ping KOH (LTA)" w:date="2026-05-11T09:55:00Z" w:initials="PK">
    <w:p w14:paraId="36A424EB" w14:textId="77777777" w:rsidR="00BC34D9" w:rsidRDefault="00BC34D9" w:rsidP="00BC34D9">
      <w:pPr>
        <w:pStyle w:val="CommentText"/>
      </w:pPr>
      <w:r>
        <w:rPr>
          <w:rStyle w:val="CommentReference"/>
        </w:rPr>
        <w:annotationRef/>
      </w:r>
      <w:r>
        <w:rPr>
          <w:lang w:val="en-SG"/>
        </w:rPr>
        <w:t>Is this shown in a flow chart?</w:t>
      </w:r>
    </w:p>
  </w:comment>
  <w:comment w:id="13" w:author="Puay Ping KOH (LTA)" w:date="2026-05-11T12:20:00Z" w:initials="PK">
    <w:p w14:paraId="65E52BA1" w14:textId="77777777" w:rsidR="00310275" w:rsidRDefault="00310275" w:rsidP="00310275">
      <w:pPr>
        <w:pStyle w:val="CommentText"/>
      </w:pPr>
      <w:r>
        <w:rPr>
          <w:rStyle w:val="CommentReference"/>
        </w:rPr>
        <w:annotationRef/>
      </w:r>
      <w:r>
        <w:rPr>
          <w:lang w:val="en-SG"/>
        </w:rPr>
        <w:t>Able to show this in a chart or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F29CC" w15:done="0"/>
  <w15:commentEx w15:paraId="6CFC4F87" w15:done="0"/>
  <w15:commentEx w15:paraId="32B4DED6" w15:done="0"/>
  <w15:commentEx w15:paraId="60FB6152" w15:done="0"/>
  <w15:commentEx w15:paraId="36A424EB" w15:done="0"/>
  <w15:commentEx w15:paraId="65E52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D3BA8D" w16cex:dateUtc="2026-05-11T04:21:00Z"/>
  <w16cex:commentExtensible w16cex:durableId="1261144F" w16cex:dateUtc="2026-05-11T01:59:00Z"/>
  <w16cex:commentExtensible w16cex:durableId="20855C03" w16cex:dateUtc="2026-05-11T01:53:00Z"/>
  <w16cex:commentExtensible w16cex:durableId="00C7FA68" w16cex:dateUtc="2026-05-11T01:54:00Z"/>
  <w16cex:commentExtensible w16cex:durableId="518131F9" w16cex:dateUtc="2026-05-11T01:55:00Z"/>
  <w16cex:commentExtensible w16cex:durableId="1F76F075" w16cex:dateUtc="2026-05-11T0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F29CC" w16cid:durableId="6CD3BA8D"/>
  <w16cid:commentId w16cid:paraId="6CFC4F87" w16cid:durableId="1261144F"/>
  <w16cid:commentId w16cid:paraId="32B4DED6" w16cid:durableId="20855C03"/>
  <w16cid:commentId w16cid:paraId="60FB6152" w16cid:durableId="00C7FA68"/>
  <w16cid:commentId w16cid:paraId="36A424EB" w16cid:durableId="518131F9"/>
  <w16cid:commentId w16cid:paraId="65E52BA1" w16cid:durableId="1F76F0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859291">
    <w:abstractNumId w:val="8"/>
  </w:num>
  <w:num w:numId="2" w16cid:durableId="168302509">
    <w:abstractNumId w:val="6"/>
  </w:num>
  <w:num w:numId="3" w16cid:durableId="955021993">
    <w:abstractNumId w:val="5"/>
  </w:num>
  <w:num w:numId="4" w16cid:durableId="1835340674">
    <w:abstractNumId w:val="4"/>
  </w:num>
  <w:num w:numId="5" w16cid:durableId="991838463">
    <w:abstractNumId w:val="7"/>
  </w:num>
  <w:num w:numId="6" w16cid:durableId="468133047">
    <w:abstractNumId w:val="3"/>
  </w:num>
  <w:num w:numId="7" w16cid:durableId="1668513305">
    <w:abstractNumId w:val="2"/>
  </w:num>
  <w:num w:numId="8" w16cid:durableId="2067103281">
    <w:abstractNumId w:val="1"/>
  </w:num>
  <w:num w:numId="9" w16cid:durableId="14935276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ay Ping KOH (LTA)">
    <w15:presenceInfo w15:providerId="AD" w15:userId="S::KOH_Puay_Ping@lta.gov.sg::76a24eb8-73a3-49f2-8e36-cebbe3342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D9F"/>
    <w:rsid w:val="0015074B"/>
    <w:rsid w:val="001E1D32"/>
    <w:rsid w:val="00216173"/>
    <w:rsid w:val="00261B3C"/>
    <w:rsid w:val="0029639D"/>
    <w:rsid w:val="00310275"/>
    <w:rsid w:val="00326F90"/>
    <w:rsid w:val="00421701"/>
    <w:rsid w:val="00761C3F"/>
    <w:rsid w:val="00834BD5"/>
    <w:rsid w:val="00AA1D8D"/>
    <w:rsid w:val="00B47730"/>
    <w:rsid w:val="00BC34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28B3E"/>
  <w14:defaultImageDpi w14:val="300"/>
  <w15:docId w15:val="{A7AC2617-897F-4732-AB99-DFD45CC9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61B3C"/>
    <w:pPr>
      <w:spacing w:after="0" w:line="240" w:lineRule="auto"/>
    </w:pPr>
  </w:style>
  <w:style w:type="character" w:styleId="CommentReference">
    <w:name w:val="annotation reference"/>
    <w:basedOn w:val="DefaultParagraphFont"/>
    <w:uiPriority w:val="99"/>
    <w:semiHidden/>
    <w:unhideWhenUsed/>
    <w:rsid w:val="00BC34D9"/>
    <w:rPr>
      <w:sz w:val="16"/>
      <w:szCs w:val="16"/>
    </w:rPr>
  </w:style>
  <w:style w:type="paragraph" w:styleId="CommentText">
    <w:name w:val="annotation text"/>
    <w:basedOn w:val="Normal"/>
    <w:link w:val="CommentTextChar"/>
    <w:uiPriority w:val="99"/>
    <w:unhideWhenUsed/>
    <w:rsid w:val="00BC34D9"/>
    <w:pPr>
      <w:spacing w:line="240" w:lineRule="auto"/>
    </w:pPr>
    <w:rPr>
      <w:sz w:val="20"/>
      <w:szCs w:val="20"/>
    </w:rPr>
  </w:style>
  <w:style w:type="character" w:customStyle="1" w:styleId="CommentTextChar">
    <w:name w:val="Comment Text Char"/>
    <w:basedOn w:val="DefaultParagraphFont"/>
    <w:link w:val="CommentText"/>
    <w:uiPriority w:val="99"/>
    <w:rsid w:val="00BC34D9"/>
    <w:rPr>
      <w:sz w:val="20"/>
      <w:szCs w:val="20"/>
    </w:rPr>
  </w:style>
  <w:style w:type="paragraph" w:styleId="CommentSubject">
    <w:name w:val="annotation subject"/>
    <w:basedOn w:val="CommentText"/>
    <w:next w:val="CommentText"/>
    <w:link w:val="CommentSubjectChar"/>
    <w:uiPriority w:val="99"/>
    <w:semiHidden/>
    <w:unhideWhenUsed/>
    <w:rsid w:val="00BC34D9"/>
    <w:rPr>
      <w:b/>
      <w:bCs/>
    </w:rPr>
  </w:style>
  <w:style w:type="character" w:customStyle="1" w:styleId="CommentSubjectChar">
    <w:name w:val="Comment Subject Char"/>
    <w:basedOn w:val="CommentTextChar"/>
    <w:link w:val="CommentSubject"/>
    <w:uiPriority w:val="99"/>
    <w:semiHidden/>
    <w:rsid w:val="00BC34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10744</Words>
  <Characters>61243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XIN YU ZACHARY</cp:lastModifiedBy>
  <cp:revision>2</cp:revision>
  <dcterms:created xsi:type="dcterms:W3CDTF">2026-05-11T08:07:00Z</dcterms:created>
  <dcterms:modified xsi:type="dcterms:W3CDTF">2026-05-11T08:07:00Z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true</vt:lpwstr>
  </property>
  <property fmtid="{D5CDD505-2E9C-101B-9397-08002B2CF9AE}" pid="3" name="MSIP_Label_54803508-8490-4252-b331-d9b72689e942_SetDate">
    <vt:lpwstr>2026-05-11T01:07:53Z</vt:lpwstr>
  </property>
  <property fmtid="{D5CDD505-2E9C-101B-9397-08002B2CF9AE}" pid="4" name="MSIP_Label_54803508-8490-4252-b331-d9b72689e942_Method">
    <vt:lpwstr>Privileged</vt:lpwstr>
  </property>
  <property fmtid="{D5CDD505-2E9C-101B-9397-08002B2CF9AE}" pid="5" name="MSIP_Label_54803508-8490-4252-b331-d9b72689e942_Name">
    <vt:lpwstr>Non Sensitive_0</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7e261352-c5a1-43d4-b57f-62c33e615aa8</vt:lpwstr>
  </property>
  <property fmtid="{D5CDD505-2E9C-101B-9397-08002B2CF9AE}" pid="8" name="MSIP_Label_54803508-8490-4252-b331-d9b72689e942_ContentBits">
    <vt:lpwstr>0</vt:lpwstr>
  </property>
  <property fmtid="{D5CDD505-2E9C-101B-9397-08002B2CF9AE}" pid="9" name="MSIP_Label_54803508-8490-4252-b331-d9b72689e942_Tag">
    <vt:lpwstr>10, 0, 1, 1</vt:lpwstr>
  </property>
</Properties>
</file>