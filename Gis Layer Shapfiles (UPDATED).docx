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43C7" w14:textId="3FE47A53" w:rsidR="00AA063A" w:rsidRDefault="00AA063A">
      <w:r>
        <w:t>Gis Layer Shap</w:t>
      </w:r>
      <w:ins w:id="0" w:author="Puay Ping KOH (LTA)" w:date="2026-05-12T08:08:00Z" w16du:dateUtc="2026-05-12T00:08:00Z">
        <w:r w:rsidR="00DA5465">
          <w:t>e</w:t>
        </w:r>
      </w:ins>
      <w:r>
        <w:t>files</w:t>
      </w:r>
      <w:r>
        <w:br/>
      </w:r>
      <w:r>
        <w:br/>
      </w:r>
      <w:commentRangeStart w:id="1"/>
      <w:commentRangeStart w:id="2"/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r>
        <w:rPr>
          <w:noProof/>
        </w:rPr>
        <w:drawing>
          <wp:inline distT="0" distB="0" distL="0" distR="0" wp14:anchorId="138B7614" wp14:editId="4BA8B867">
            <wp:extent cx="3566160" cy="6446520"/>
            <wp:effectExtent l="0" t="0" r="0" b="0"/>
            <wp:docPr id="717259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0"/>
      <w:r w:rsidR="00707AC1">
        <w:rPr>
          <w:rStyle w:val="CommentReference"/>
          <w:noProof/>
          <w:sz w:val="24"/>
          <w:szCs w:val="24"/>
        </w:rPr>
        <w:lastRenderedPageBreak/>
        <w:commentReference w:id="10"/>
      </w:r>
      <w:commentRangeEnd w:id="9"/>
      <w:r w:rsidR="00707AC1">
        <w:rPr>
          <w:rStyle w:val="CommentReference"/>
          <w:noProof/>
          <w:sz w:val="24"/>
          <w:szCs w:val="24"/>
        </w:rPr>
        <w:commentReference w:id="9"/>
      </w:r>
      <w:commentRangeEnd w:id="8"/>
      <w:r w:rsidR="00707AC1">
        <w:rPr>
          <w:rStyle w:val="CommentReference"/>
          <w:noProof/>
          <w:sz w:val="24"/>
          <w:szCs w:val="24"/>
        </w:rPr>
        <w:commentReference w:id="8"/>
      </w:r>
      <w:commentRangeEnd w:id="7"/>
      <w:r w:rsidR="005F4070">
        <w:rPr>
          <w:rStyle w:val="CommentReference"/>
          <w:noProof/>
          <w:sz w:val="24"/>
          <w:szCs w:val="24"/>
        </w:rPr>
        <w:commentReference w:id="7"/>
      </w:r>
      <w:commentRangeEnd w:id="6"/>
      <w:r w:rsidR="00DA5465">
        <w:rPr>
          <w:rStyle w:val="CommentReference"/>
          <w:noProof/>
          <w:sz w:val="24"/>
          <w:szCs w:val="24"/>
        </w:rPr>
        <w:commentReference w:id="6"/>
      </w:r>
      <w:commentRangeEnd w:id="5"/>
      <w:r w:rsidR="00DA5465">
        <w:rPr>
          <w:rStyle w:val="CommentReference"/>
          <w:noProof/>
          <w:sz w:val="24"/>
          <w:szCs w:val="24"/>
        </w:rPr>
        <w:commentReference w:id="5"/>
      </w:r>
      <w:commentRangeEnd w:id="4"/>
      <w:r w:rsidR="00DA5465">
        <w:rPr>
          <w:rStyle w:val="CommentReference"/>
          <w:noProof/>
          <w:sz w:val="24"/>
          <w:szCs w:val="24"/>
        </w:rPr>
        <w:commentReference w:id="4"/>
      </w:r>
      <w:commentRangeEnd w:id="1"/>
      <w:r w:rsidR="00DA5465">
        <w:rPr>
          <w:rStyle w:val="CommentReference"/>
          <w:noProof/>
          <w:sz w:val="24"/>
          <w:szCs w:val="24"/>
        </w:rPr>
        <w:commentReference w:id="1"/>
      </w:r>
      <w:commentRangeEnd w:id="2"/>
      <w:r w:rsidR="00DA5465">
        <w:rPr>
          <w:rStyle w:val="CommentReference"/>
          <w:noProof/>
          <w:sz w:val="24"/>
          <w:szCs w:val="24"/>
        </w:rPr>
        <w:commentReference w:id="2"/>
      </w:r>
      <w:commentRangeEnd w:id="3"/>
      <w:r w:rsidR="00DA5465">
        <w:rPr>
          <w:rStyle w:val="CommentReference"/>
          <w:noProof/>
          <w:sz w:val="24"/>
          <w:szCs w:val="24"/>
        </w:rPr>
        <w:commentReference w:id="3"/>
      </w:r>
      <w:r>
        <w:rPr>
          <w:noProof/>
        </w:rPr>
        <w:drawing>
          <wp:inline distT="0" distB="0" distL="0" distR="0" wp14:anchorId="683D94DC" wp14:editId="49D1CD36">
            <wp:extent cx="3589020" cy="6423660"/>
            <wp:effectExtent l="0" t="0" r="0" b="0"/>
            <wp:docPr id="258648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11"/>
      <w:commentRangeStart w:id="12"/>
      <w:r>
        <w:rPr>
          <w:noProof/>
        </w:rPr>
        <w:lastRenderedPageBreak/>
        <w:drawing>
          <wp:inline distT="0" distB="0" distL="0" distR="0" wp14:anchorId="1D84B396" wp14:editId="14FCBFF8">
            <wp:extent cx="3611880" cy="6408420"/>
            <wp:effectExtent l="0" t="0" r="7620" b="0"/>
            <wp:docPr id="1612096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1"/>
      <w:r w:rsidR="00DA5465">
        <w:rPr>
          <w:rStyle w:val="CommentReference"/>
          <w:noProof/>
          <w:sz w:val="24"/>
          <w:szCs w:val="24"/>
        </w:rPr>
        <w:lastRenderedPageBreak/>
        <w:commentReference w:id="11"/>
      </w:r>
      <w:commentRangeEnd w:id="12"/>
      <w:r w:rsidR="005F4070">
        <w:rPr>
          <w:rStyle w:val="CommentReference"/>
          <w:noProof/>
          <w:sz w:val="24"/>
          <w:szCs w:val="24"/>
        </w:rPr>
        <w:commentReference w:id="12"/>
      </w:r>
      <w:commentRangeStart w:id="13"/>
      <w:r>
        <w:rPr>
          <w:noProof/>
        </w:rPr>
        <w:drawing>
          <wp:inline distT="0" distB="0" distL="0" distR="0" wp14:anchorId="06EA380B" wp14:editId="613F2937">
            <wp:extent cx="3611880" cy="6438900"/>
            <wp:effectExtent l="0" t="0" r="7620" b="0"/>
            <wp:docPr id="988397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3"/>
      <w:r w:rsidR="005F4070">
        <w:rPr>
          <w:rStyle w:val="CommentReference"/>
          <w:noProof/>
          <w:sz w:val="24"/>
          <w:szCs w:val="24"/>
        </w:rPr>
        <w:lastRenderedPageBreak/>
        <w:commentReference w:id="13"/>
      </w:r>
      <w:commentRangeStart w:id="14"/>
      <w:r>
        <w:rPr>
          <w:noProof/>
        </w:rPr>
        <w:drawing>
          <wp:inline distT="0" distB="0" distL="0" distR="0" wp14:anchorId="6274BA76" wp14:editId="75EEE846">
            <wp:extent cx="3589020" cy="6438900"/>
            <wp:effectExtent l="0" t="0" r="0" b="0"/>
            <wp:docPr id="311008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4"/>
      <w:r w:rsidR="005F4070">
        <w:rPr>
          <w:rStyle w:val="CommentReference"/>
          <w:noProof/>
          <w:sz w:val="24"/>
          <w:szCs w:val="24"/>
        </w:rPr>
        <w:lastRenderedPageBreak/>
        <w:commentReference w:id="14"/>
      </w:r>
      <w:r>
        <w:rPr>
          <w:noProof/>
        </w:rPr>
        <w:drawing>
          <wp:inline distT="0" distB="0" distL="0" distR="0" wp14:anchorId="3322311C" wp14:editId="68A438D3">
            <wp:extent cx="3718560" cy="6438900"/>
            <wp:effectExtent l="0" t="0" r="0" b="0"/>
            <wp:docPr id="94909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0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Puay Ping KOH (LTA)" w:date="2026-05-12T08:32:00Z" w:initials="PK">
    <w:p w14:paraId="777E268F" w14:textId="77777777" w:rsidR="00707AC1" w:rsidRDefault="00707AC1" w:rsidP="00707AC1">
      <w:pPr>
        <w:pStyle w:val="CommentText"/>
      </w:pPr>
      <w:r>
        <w:rPr>
          <w:rStyle w:val="CommentReference"/>
        </w:rPr>
        <w:annotationRef/>
      </w:r>
      <w:r>
        <w:t>Add: Road Speed limit (Source: Geospace)</w:t>
      </w:r>
    </w:p>
  </w:comment>
  <w:comment w:id="9" w:author="Puay Ping KOH (LTA)" w:date="2026-05-12T08:28:00Z" w:initials="PK">
    <w:p w14:paraId="04FAF685" w14:textId="06B689E8" w:rsidR="00707AC1" w:rsidRDefault="00707AC1" w:rsidP="00707AC1">
      <w:pPr>
        <w:pStyle w:val="CommentText"/>
      </w:pPr>
      <w:r>
        <w:rPr>
          <w:rStyle w:val="CommentReference"/>
        </w:rPr>
        <w:annotationRef/>
      </w:r>
      <w:r>
        <w:t>Add: Pedestrian crossing layer (Source: Geospace) Affects PSAT: Pedestrian crossing, intersecting bicycle facility</w:t>
      </w:r>
    </w:p>
  </w:comment>
  <w:comment w:id="8" w:author="Puay Ping KOH (LTA)" w:date="2026-05-12T08:26:00Z" w:initials="PK">
    <w:p w14:paraId="7FEDBD73" w14:textId="148EB07A" w:rsidR="00707AC1" w:rsidRDefault="00707AC1" w:rsidP="00707AC1">
      <w:pPr>
        <w:pStyle w:val="CommentText"/>
      </w:pPr>
      <w:r>
        <w:rPr>
          <w:rStyle w:val="CommentReference"/>
        </w:rPr>
        <w:annotationRef/>
      </w:r>
      <w:r>
        <w:t>Add: LIDAR scan (Source: Surveys &amp; Lands Div) Affects PSAT: Grade</w:t>
      </w:r>
    </w:p>
  </w:comment>
  <w:comment w:id="7" w:author="Puay Ping KOH (LTA)" w:date="2026-05-12T08:26:00Z" w:initials="PK">
    <w:p w14:paraId="3FB94BE8" w14:textId="616D0F2D" w:rsidR="005F4070" w:rsidRDefault="005F4070" w:rsidP="005F4070">
      <w:pPr>
        <w:pStyle w:val="CommentText"/>
      </w:pPr>
      <w:r>
        <w:rPr>
          <w:rStyle w:val="CommentReference"/>
        </w:rPr>
        <w:annotationRef/>
      </w:r>
      <w:r>
        <w:t>Please add additional GIS layers:  Defects (Source: PATH)</w:t>
      </w:r>
    </w:p>
    <w:p w14:paraId="2E4DE479" w14:textId="77777777" w:rsidR="005F4070" w:rsidRDefault="005F4070" w:rsidP="005F4070">
      <w:pPr>
        <w:pStyle w:val="CommentText"/>
      </w:pPr>
      <w:r>
        <w:t>Affects PSAT: Loose/Slippery surface, major surface deformation</w:t>
      </w:r>
    </w:p>
  </w:comment>
  <w:comment w:id="6" w:author="Puay Ping KOH (LTA)" w:date="2026-05-12T08:15:00Z" w:initials="PK">
    <w:p w14:paraId="53B3AF70" w14:textId="54179DAD" w:rsidR="005F4070" w:rsidRDefault="00DA5465" w:rsidP="005F4070">
      <w:pPr>
        <w:pStyle w:val="CommentText"/>
      </w:pPr>
      <w:r>
        <w:rPr>
          <w:rStyle w:val="CommentReference"/>
        </w:rPr>
        <w:annotationRef/>
      </w:r>
      <w:r w:rsidR="005F4070">
        <w:t>Source: Geospace for these attributes</w:t>
      </w:r>
    </w:p>
    <w:p w14:paraId="432A23CF" w14:textId="77777777" w:rsidR="005F4070" w:rsidRDefault="005F4070" w:rsidP="005F4070">
      <w:pPr>
        <w:pStyle w:val="CommentText"/>
        <w:ind w:left="300"/>
      </w:pPr>
      <w:r>
        <w:t>Dgp, Road network line, MRT exits, HDB carpark lots, URA parking lot, landuse, bus stop, bus shelter layers</w:t>
      </w:r>
    </w:p>
  </w:comment>
  <w:comment w:id="5" w:author="Puay Ping KOH (LTA)" w:date="2026-05-12T08:11:00Z" w:initials="PK">
    <w:p w14:paraId="076A4FD1" w14:textId="4BD971FB" w:rsidR="00DA5465" w:rsidRDefault="00DA5465" w:rsidP="00DA5465">
      <w:pPr>
        <w:pStyle w:val="CommentText"/>
      </w:pPr>
      <w:r>
        <w:rPr>
          <w:rStyle w:val="CommentReference"/>
        </w:rPr>
        <w:annotationRef/>
      </w:r>
      <w:r>
        <w:t>Road network line should not have SLA</w:t>
      </w:r>
    </w:p>
  </w:comment>
  <w:comment w:id="4" w:author="Puay Ping KOH (LTA)" w:date="2026-05-12T08:10:00Z" w:initials="PK">
    <w:p w14:paraId="02A9C89D" w14:textId="27E99D65" w:rsidR="00DA5465" w:rsidRDefault="00DA5465" w:rsidP="00DA5465">
      <w:pPr>
        <w:pStyle w:val="CommentText"/>
      </w:pPr>
      <w:r>
        <w:rPr>
          <w:rStyle w:val="CommentReference"/>
        </w:rPr>
        <w:annotationRef/>
      </w:r>
      <w:r>
        <w:t>Footpath, shared path and cycling path centreline date: Dec 2024</w:t>
      </w:r>
    </w:p>
  </w:comment>
  <w:comment w:id="1" w:author="Puay Ping KOH (LTA)" w:date="2026-05-12T08:06:00Z" w:initials="PK">
    <w:p w14:paraId="5AE871F4" w14:textId="3CF7EBDC" w:rsidR="00DA5465" w:rsidRDefault="00DA5465" w:rsidP="00DA5465">
      <w:pPr>
        <w:pStyle w:val="CommentText"/>
      </w:pPr>
      <w:r>
        <w:rPr>
          <w:rStyle w:val="CommentReference"/>
        </w:rPr>
        <w:annotationRef/>
      </w:r>
      <w:r>
        <w:t>All: Can remove the duplicate “Affects PSAT attributes”</w:t>
      </w:r>
    </w:p>
  </w:comment>
  <w:comment w:id="2" w:author="Puay Ping KOH (LTA)" w:date="2026-05-12T08:07:00Z" w:initials="PK">
    <w:p w14:paraId="0F0F9C8A" w14:textId="77777777" w:rsidR="00DA5465" w:rsidRDefault="00DA5465" w:rsidP="00DA5465">
      <w:pPr>
        <w:pStyle w:val="CommentText"/>
      </w:pPr>
      <w:r>
        <w:rPr>
          <w:rStyle w:val="CommentReference"/>
        </w:rPr>
        <w:annotationRef/>
      </w:r>
      <w:r>
        <w:t>All: To add in GIS layer type: point, line or polygon</w:t>
      </w:r>
    </w:p>
  </w:comment>
  <w:comment w:id="3" w:author="Puay Ping KOH (LTA)" w:date="2026-05-12T08:09:00Z" w:initials="PK">
    <w:p w14:paraId="2FEE8212" w14:textId="77777777" w:rsidR="00DA5465" w:rsidRDefault="00DA5465" w:rsidP="00DA5465">
      <w:pPr>
        <w:pStyle w:val="CommentText"/>
      </w:pPr>
      <w:r>
        <w:rPr>
          <w:rStyle w:val="CommentReference"/>
        </w:rPr>
        <w:annotationRef/>
      </w:r>
      <w:r>
        <w:t>All: sort by alphabetical order?</w:t>
      </w:r>
    </w:p>
  </w:comment>
  <w:comment w:id="11" w:author="Puay Ping KOH (LTA)" w:date="2026-05-12T08:15:00Z" w:initials="PK">
    <w:p w14:paraId="5FE73BE5" w14:textId="77777777" w:rsidR="00DA5465" w:rsidRDefault="00DA5465" w:rsidP="00DA5465">
      <w:pPr>
        <w:pStyle w:val="CommentText"/>
      </w:pPr>
      <w:r>
        <w:rPr>
          <w:rStyle w:val="CommentReference"/>
        </w:rPr>
        <w:annotationRef/>
      </w:r>
      <w:r>
        <w:t>Link ful and node ful: I believe the attributes that we tap should also include speed data?</w:t>
      </w:r>
    </w:p>
  </w:comment>
  <w:comment w:id="12" w:author="Puay Ping KOH (LTA)" w:date="2026-05-12T08:16:00Z" w:initials="PK">
    <w:p w14:paraId="3ECEF336" w14:textId="77777777" w:rsidR="005F4070" w:rsidRDefault="005F4070" w:rsidP="005F4070">
      <w:pPr>
        <w:pStyle w:val="CommentText"/>
      </w:pPr>
      <w:r>
        <w:rPr>
          <w:rStyle w:val="CommentReference"/>
        </w:rPr>
        <w:annotationRef/>
      </w:r>
      <w:r>
        <w:t>Source should be ERP2 data and not the link ID</w:t>
      </w:r>
    </w:p>
  </w:comment>
  <w:comment w:id="13" w:author="Puay Ping KOH (LTA)" w:date="2026-05-12T08:19:00Z" w:initials="PK">
    <w:p w14:paraId="19C75CBE" w14:textId="77777777" w:rsidR="005F4070" w:rsidRDefault="005F4070" w:rsidP="005F4070">
      <w:pPr>
        <w:pStyle w:val="CommentText"/>
      </w:pPr>
      <w:r>
        <w:rPr>
          <w:rStyle w:val="CommentReference"/>
        </w:rPr>
        <w:annotationRef/>
      </w:r>
      <w:r>
        <w:t>Is cycling path gazette., existing cycling path, footpath still in use? We already have the cycling path and footpath centreline</w:t>
      </w:r>
    </w:p>
  </w:comment>
  <w:comment w:id="14" w:author="Puay Ping KOH (LTA)" w:date="2026-05-12T08:22:00Z" w:initials="PK">
    <w:p w14:paraId="364893DC" w14:textId="77777777" w:rsidR="005F4070" w:rsidRDefault="005F4070" w:rsidP="005F4070">
      <w:pPr>
        <w:pStyle w:val="CommentText"/>
      </w:pPr>
      <w:r>
        <w:rPr>
          <w:rStyle w:val="CommentReference"/>
        </w:rPr>
        <w:annotationRef/>
      </w:r>
      <w:r>
        <w:t>For bus lane, Source: Geospace lane marking, extracted Type:A1, A6, A7, L, Q, Q1, Q2, 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7E268F" w15:done="0"/>
  <w15:commentEx w15:paraId="04FAF685" w15:done="0"/>
  <w15:commentEx w15:paraId="7FEDBD73" w15:done="0"/>
  <w15:commentEx w15:paraId="2E4DE479" w15:done="0"/>
  <w15:commentEx w15:paraId="432A23CF" w15:done="0"/>
  <w15:commentEx w15:paraId="076A4FD1" w15:done="0"/>
  <w15:commentEx w15:paraId="02A9C89D" w15:done="0"/>
  <w15:commentEx w15:paraId="5AE871F4" w15:done="0"/>
  <w15:commentEx w15:paraId="0F0F9C8A" w15:paraIdParent="5AE871F4" w15:done="0"/>
  <w15:commentEx w15:paraId="2FEE8212" w15:paraIdParent="5AE871F4" w15:done="0"/>
  <w15:commentEx w15:paraId="5FE73BE5" w15:done="0"/>
  <w15:commentEx w15:paraId="3ECEF336" w15:paraIdParent="5FE73BE5" w15:done="0"/>
  <w15:commentEx w15:paraId="19C75CBE" w15:done="0"/>
  <w15:commentEx w15:paraId="364893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F9612D" w16cex:dateUtc="2026-05-12T00:32:00Z"/>
  <w16cex:commentExtensible w16cex:durableId="1F11D4EE" w16cex:dateUtc="2026-05-12T00:28:00Z"/>
  <w16cex:commentExtensible w16cex:durableId="456424B7" w16cex:dateUtc="2026-05-12T00:26:00Z"/>
  <w16cex:commentExtensible w16cex:durableId="5BBD655B" w16cex:dateUtc="2026-05-12T00:26:00Z"/>
  <w16cex:commentExtensible w16cex:durableId="5E873711" w16cex:dateUtc="2026-05-12T00:15:00Z"/>
  <w16cex:commentExtensible w16cex:durableId="41A0B162" w16cex:dateUtc="2026-05-12T00:11:00Z"/>
  <w16cex:commentExtensible w16cex:durableId="21FBE527" w16cex:dateUtc="2026-05-12T00:10:00Z"/>
  <w16cex:commentExtensible w16cex:durableId="4B8E54E4" w16cex:dateUtc="2026-05-12T00:06:00Z"/>
  <w16cex:commentExtensible w16cex:durableId="05718E4E" w16cex:dateUtc="2026-05-12T00:07:00Z"/>
  <w16cex:commentExtensible w16cex:durableId="64391FD7" w16cex:dateUtc="2026-05-12T00:09:00Z"/>
  <w16cex:commentExtensible w16cex:durableId="549E4246" w16cex:dateUtc="2026-05-12T00:15:00Z"/>
  <w16cex:commentExtensible w16cex:durableId="0BF73C8E" w16cex:dateUtc="2026-05-12T00:16:00Z"/>
  <w16cex:commentExtensible w16cex:durableId="02E657BF" w16cex:dateUtc="2026-05-12T00:19:00Z"/>
  <w16cex:commentExtensible w16cex:durableId="48763A2B" w16cex:dateUtc="2026-05-12T0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7E268F" w16cid:durableId="1CF9612D"/>
  <w16cid:commentId w16cid:paraId="04FAF685" w16cid:durableId="1F11D4EE"/>
  <w16cid:commentId w16cid:paraId="7FEDBD73" w16cid:durableId="456424B7"/>
  <w16cid:commentId w16cid:paraId="2E4DE479" w16cid:durableId="5BBD655B"/>
  <w16cid:commentId w16cid:paraId="432A23CF" w16cid:durableId="5E873711"/>
  <w16cid:commentId w16cid:paraId="076A4FD1" w16cid:durableId="41A0B162"/>
  <w16cid:commentId w16cid:paraId="02A9C89D" w16cid:durableId="21FBE527"/>
  <w16cid:commentId w16cid:paraId="5AE871F4" w16cid:durableId="4B8E54E4"/>
  <w16cid:commentId w16cid:paraId="0F0F9C8A" w16cid:durableId="05718E4E"/>
  <w16cid:commentId w16cid:paraId="2FEE8212" w16cid:durableId="64391FD7"/>
  <w16cid:commentId w16cid:paraId="5FE73BE5" w16cid:durableId="549E4246"/>
  <w16cid:commentId w16cid:paraId="3ECEF336" w16cid:durableId="0BF73C8E"/>
  <w16cid:commentId w16cid:paraId="19C75CBE" w16cid:durableId="02E657BF"/>
  <w16cid:commentId w16cid:paraId="364893DC" w16cid:durableId="48763A2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uay Ping KOH (LTA)">
    <w15:presenceInfo w15:providerId="AD" w15:userId="S::KOH_Puay_Ping@lta.gov.sg::76a24eb8-73a3-49f2-8e36-cebbe3342a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3A"/>
    <w:rsid w:val="001E487F"/>
    <w:rsid w:val="005F4070"/>
    <w:rsid w:val="00614D60"/>
    <w:rsid w:val="006A28B8"/>
    <w:rsid w:val="00707AC1"/>
    <w:rsid w:val="00AA063A"/>
    <w:rsid w:val="00B6195F"/>
    <w:rsid w:val="00DA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026"/>
  <w15:chartTrackingRefBased/>
  <w15:docId w15:val="{903ADB84-9FBB-468A-AE17-ED1B2E0B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3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A54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54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54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54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546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A54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XIN YU ZACHARY</dc:creator>
  <cp:keywords/>
  <dc:description/>
  <cp:lastModifiedBy>TAN XIN YU ZACHARY</cp:lastModifiedBy>
  <cp:revision>2</cp:revision>
  <dcterms:created xsi:type="dcterms:W3CDTF">2026-05-13T09:08:00Z</dcterms:created>
  <dcterms:modified xsi:type="dcterms:W3CDTF">2026-05-13T09:08:00Z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803508-8490-4252-b331-d9b72689e942_Enabled">
    <vt:lpwstr>true</vt:lpwstr>
  </property>
  <property fmtid="{D5CDD505-2E9C-101B-9397-08002B2CF9AE}" pid="3" name="MSIP_Label_54803508-8490-4252-b331-d9b72689e942_SetDate">
    <vt:lpwstr>2026-05-12T00:06:10Z</vt:lpwstr>
  </property>
  <property fmtid="{D5CDD505-2E9C-101B-9397-08002B2CF9AE}" pid="4" name="MSIP_Label_54803508-8490-4252-b331-d9b72689e942_Method">
    <vt:lpwstr>Privileged</vt:lpwstr>
  </property>
  <property fmtid="{D5CDD505-2E9C-101B-9397-08002B2CF9AE}" pid="5" name="MSIP_Label_54803508-8490-4252-b331-d9b72689e942_Name">
    <vt:lpwstr>Non Sensitive_0</vt:lpwstr>
  </property>
  <property fmtid="{D5CDD505-2E9C-101B-9397-08002B2CF9AE}" pid="6" name="MSIP_Label_54803508-8490-4252-b331-d9b72689e942_SiteId">
    <vt:lpwstr>0b11c524-9a1c-4e1b-84cb-6336aefc2243</vt:lpwstr>
  </property>
  <property fmtid="{D5CDD505-2E9C-101B-9397-08002B2CF9AE}" pid="7" name="MSIP_Label_54803508-8490-4252-b331-d9b72689e942_ActionId">
    <vt:lpwstr>58d2275f-8589-497c-b817-fe2fd56fb5a6</vt:lpwstr>
  </property>
  <property fmtid="{D5CDD505-2E9C-101B-9397-08002B2CF9AE}" pid="8" name="MSIP_Label_54803508-8490-4252-b331-d9b72689e942_ContentBits">
    <vt:lpwstr>0</vt:lpwstr>
  </property>
  <property fmtid="{D5CDD505-2E9C-101B-9397-08002B2CF9AE}" pid="9" name="MSIP_Label_54803508-8490-4252-b331-d9b72689e942_Tag">
    <vt:lpwstr>10, 0, 1, 1</vt:lpwstr>
  </property>
</Properties>
</file>