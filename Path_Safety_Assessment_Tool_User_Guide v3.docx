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30380" w14:textId="77777777" w:rsidR="000B1320" w:rsidRDefault="000B1320">
      <w:pPr>
        <w:autoSpaceDE w:val="0"/>
        <w:autoSpaceDN w:val="0"/>
        <w:spacing w:after="90" w:line="220" w:lineRule="exact"/>
      </w:pPr>
    </w:p>
    <w:p w14:paraId="61CA17B2" w14:textId="77777777" w:rsidR="000B1320" w:rsidRDefault="00000000">
      <w:pPr>
        <w:autoSpaceDE w:val="0"/>
        <w:autoSpaceDN w:val="0"/>
        <w:spacing w:after="0" w:line="412" w:lineRule="exact"/>
        <w:jc w:val="center"/>
      </w:pPr>
      <w:r>
        <w:rPr>
          <w:rFonts w:ascii="Helvetica" w:eastAsia="Helvetica" w:hAnsi="Helvetica"/>
          <w:b/>
          <w:color w:val="000000"/>
          <w:sz w:val="30"/>
        </w:rPr>
        <w:t>Path Safety Assessment Tool (PSAT)</w:t>
      </w:r>
    </w:p>
    <w:p w14:paraId="20FBEB79" w14:textId="77777777" w:rsidR="000B1320" w:rsidRDefault="00000000">
      <w:pPr>
        <w:autoSpaceDE w:val="0"/>
        <w:autoSpaceDN w:val="0"/>
        <w:spacing w:before="216" w:after="0" w:line="298" w:lineRule="exact"/>
        <w:jc w:val="center"/>
      </w:pPr>
      <w:r>
        <w:rPr>
          <w:rFonts w:ascii="Helvetica" w:eastAsia="Helvetica" w:hAnsi="Helvetica"/>
          <w:i/>
          <w:color w:val="000000"/>
        </w:rPr>
        <w:t>User Guide</w:t>
      </w:r>
    </w:p>
    <w:p w14:paraId="7B853255" w14:textId="77777777" w:rsidR="000B1320" w:rsidRDefault="00000000">
      <w:pPr>
        <w:autoSpaceDE w:val="0"/>
        <w:autoSpaceDN w:val="0"/>
        <w:spacing w:before="684" w:after="322" w:line="340" w:lineRule="exact"/>
        <w:ind w:left="56"/>
      </w:pPr>
      <w:r>
        <w:rPr>
          <w:rFonts w:ascii="Helvetica" w:eastAsia="Helvetica" w:hAnsi="Helvetica"/>
          <w:color w:val="000000"/>
        </w:rPr>
        <w:t>Welcome to the Path Safety Assessment Tool (PSAT). This tool allows you to evaluate active mobility paths using the CycleRAP model.</w:t>
      </w:r>
    </w:p>
    <w:tbl>
      <w:tblPr>
        <w:tblW w:w="0" w:type="auto"/>
        <w:tblLayout w:type="fixed"/>
        <w:tblLook w:val="04A0" w:firstRow="1" w:lastRow="0" w:firstColumn="1" w:lastColumn="0" w:noHBand="0" w:noVBand="1"/>
      </w:tblPr>
      <w:tblGrid>
        <w:gridCol w:w="10770"/>
      </w:tblGrid>
      <w:tr w:rsidR="000B1320" w14:paraId="633E163C" w14:textId="77777777">
        <w:trPr>
          <w:trHeight w:hRule="exact" w:val="454"/>
        </w:trPr>
        <w:tc>
          <w:tcPr>
            <w:tcW w:w="10770" w:type="dxa"/>
            <w:shd w:val="clear" w:color="auto" w:fill="C7DCFF"/>
            <w:tcMar>
              <w:left w:w="0" w:type="dxa"/>
              <w:right w:w="0" w:type="dxa"/>
            </w:tcMar>
          </w:tcPr>
          <w:p w14:paraId="3FE8DB9E" w14:textId="77777777" w:rsidR="000B1320" w:rsidRDefault="00000000">
            <w:pPr>
              <w:autoSpaceDE w:val="0"/>
              <w:autoSpaceDN w:val="0"/>
              <w:spacing w:before="42" w:after="0" w:line="330" w:lineRule="exact"/>
              <w:ind w:left="56"/>
            </w:pPr>
            <w:r>
              <w:rPr>
                <w:rFonts w:ascii="Helvetica" w:eastAsia="Helvetica" w:hAnsi="Helvetica"/>
                <w:b/>
                <w:color w:val="000000"/>
                <w:sz w:val="24"/>
              </w:rPr>
              <w:t>1. Getting Started</w:t>
            </w:r>
          </w:p>
        </w:tc>
      </w:tr>
    </w:tbl>
    <w:p w14:paraId="718FD710" w14:textId="0980E29C" w:rsidR="00C15897" w:rsidRPr="008E27DB" w:rsidRDefault="00C15897" w:rsidP="008E27DB">
      <w:pPr>
        <w:pStyle w:val="ListParagraph"/>
        <w:numPr>
          <w:ilvl w:val="0"/>
          <w:numId w:val="11"/>
        </w:numPr>
        <w:tabs>
          <w:tab w:val="left" w:pos="2282"/>
        </w:tabs>
        <w:autoSpaceDE w:val="0"/>
        <w:autoSpaceDN w:val="0"/>
        <w:spacing w:before="118" w:after="434" w:line="338" w:lineRule="exact"/>
        <w:rPr>
          <w:rFonts w:ascii="Helvetica" w:eastAsia="Helvetica" w:hAnsi="Helvetica"/>
          <w:b/>
          <w:color w:val="000000"/>
        </w:rPr>
      </w:pPr>
      <w:r w:rsidRPr="008E27DB">
        <w:rPr>
          <w:rFonts w:ascii="Helvetica" w:eastAsia="Helvetica" w:hAnsi="Helvetica"/>
          <w:b/>
          <w:color w:val="000000"/>
        </w:rPr>
        <w:t>Start a Project: From the Home page, click “</w:t>
      </w:r>
      <w:del w:id="0" w:author="Puay Ping KOH (LTA)" w:date="2026-04-01T11:00:00Z" w16du:dateUtc="2026-04-01T03:00:00Z">
        <w:r w:rsidRPr="008E27DB" w:rsidDel="00C34038">
          <w:rPr>
            <w:rFonts w:ascii="Helvetica" w:eastAsia="Helvetica" w:hAnsi="Helvetica"/>
            <w:b/>
            <w:color w:val="000000"/>
          </w:rPr>
          <w:delText xml:space="preserve">New </w:delText>
        </w:r>
      </w:del>
      <w:r w:rsidRPr="008E27DB">
        <w:rPr>
          <w:rFonts w:ascii="Helvetica" w:eastAsia="Helvetica" w:hAnsi="Helvetica"/>
          <w:b/>
          <w:color w:val="000000"/>
        </w:rPr>
        <w:t xml:space="preserve">Create Project” to import your </w:t>
      </w:r>
      <w:del w:id="1" w:author="Puay Ping KOH (LTA)" w:date="2026-04-01T11:02:00Z" w16du:dateUtc="2026-04-01T03:02:00Z">
        <w:r w:rsidRPr="008E27DB" w:rsidDel="00C34038">
          <w:rPr>
            <w:rFonts w:ascii="Helvetica" w:eastAsia="Helvetica" w:hAnsi="Helvetica"/>
            <w:b/>
            <w:color w:val="000000"/>
          </w:rPr>
          <w:delText xml:space="preserve">shapefiles, mapping data, and </w:delText>
        </w:r>
      </w:del>
      <w:r w:rsidRPr="008E27DB">
        <w:rPr>
          <w:rFonts w:ascii="Helvetica" w:eastAsia="Helvetica" w:hAnsi="Helvetica"/>
          <w:b/>
          <w:color w:val="000000"/>
        </w:rPr>
        <w:t>street-level imagery.</w:t>
      </w:r>
    </w:p>
    <w:p w14:paraId="363A73D4" w14:textId="77777777" w:rsidR="00C15897" w:rsidRPr="008E27DB" w:rsidRDefault="00C15897" w:rsidP="008E27DB">
      <w:pPr>
        <w:pStyle w:val="ListParagraph"/>
        <w:numPr>
          <w:ilvl w:val="0"/>
          <w:numId w:val="11"/>
        </w:numPr>
        <w:tabs>
          <w:tab w:val="left" w:pos="2282"/>
        </w:tabs>
        <w:autoSpaceDE w:val="0"/>
        <w:autoSpaceDN w:val="0"/>
        <w:spacing w:before="118" w:after="434" w:line="338" w:lineRule="exact"/>
        <w:rPr>
          <w:rFonts w:ascii="Helvetica" w:eastAsia="Helvetica" w:hAnsi="Helvetica"/>
          <w:b/>
          <w:color w:val="000000"/>
        </w:rPr>
      </w:pPr>
      <w:r w:rsidRPr="008E27DB">
        <w:rPr>
          <w:rFonts w:ascii="Helvetica" w:eastAsia="Helvetica" w:hAnsi="Helvetica"/>
          <w:b/>
          <w:color w:val="000000"/>
        </w:rPr>
        <w:t>Project Settings: Ensure your project name (e.g. Road Name) is correctly set. You can insert relevant tags (e.g. Ang Mo Kio) to group your projects. Upload your images by selecting the correct local drive.</w:t>
      </w:r>
    </w:p>
    <w:p w14:paraId="60820BC4" w14:textId="7B7A5EF5" w:rsidR="000B1320" w:rsidRPr="00C4312F" w:rsidRDefault="00C15897" w:rsidP="008E27DB">
      <w:pPr>
        <w:pStyle w:val="ListParagraph"/>
        <w:numPr>
          <w:ilvl w:val="0"/>
          <w:numId w:val="11"/>
        </w:numPr>
        <w:tabs>
          <w:tab w:val="left" w:pos="2282"/>
        </w:tabs>
        <w:autoSpaceDE w:val="0"/>
        <w:autoSpaceDN w:val="0"/>
        <w:spacing w:before="118" w:after="434" w:line="338" w:lineRule="exact"/>
      </w:pPr>
      <w:r w:rsidRPr="008E27DB">
        <w:rPr>
          <w:rFonts w:ascii="Helvetica" w:eastAsia="Helvetica" w:hAnsi="Helvetica"/>
          <w:b/>
          <w:color w:val="000000"/>
        </w:rPr>
        <w:t>Select project(s): You can select single or manage multiple projects from the Projects listing. You can also edit the metadata (i.e. Project Name and Tags) of the project(s).</w:t>
      </w:r>
    </w:p>
    <w:p w14:paraId="0ED3C21E" w14:textId="77777777" w:rsidR="00C4312F" w:rsidRDefault="00C4312F" w:rsidP="00C4312F">
      <w:pPr>
        <w:tabs>
          <w:tab w:val="left" w:pos="2282"/>
        </w:tabs>
        <w:autoSpaceDE w:val="0"/>
        <w:autoSpaceDN w:val="0"/>
        <w:spacing w:before="118" w:after="434" w:line="338" w:lineRule="exact"/>
      </w:pPr>
    </w:p>
    <w:tbl>
      <w:tblPr>
        <w:tblW w:w="0" w:type="auto"/>
        <w:tblLayout w:type="fixed"/>
        <w:tblLook w:val="04A0" w:firstRow="1" w:lastRow="0" w:firstColumn="1" w:lastColumn="0" w:noHBand="0" w:noVBand="1"/>
      </w:tblPr>
      <w:tblGrid>
        <w:gridCol w:w="10770"/>
      </w:tblGrid>
      <w:tr w:rsidR="000B1320" w14:paraId="3F170180" w14:textId="77777777">
        <w:trPr>
          <w:trHeight w:hRule="exact" w:val="454"/>
        </w:trPr>
        <w:tc>
          <w:tcPr>
            <w:tcW w:w="10770" w:type="dxa"/>
            <w:shd w:val="clear" w:color="auto" w:fill="C7DCFF"/>
            <w:tcMar>
              <w:left w:w="0" w:type="dxa"/>
              <w:right w:w="0" w:type="dxa"/>
            </w:tcMar>
          </w:tcPr>
          <w:p w14:paraId="780A52CA" w14:textId="77777777" w:rsidR="000B1320" w:rsidRDefault="00000000">
            <w:pPr>
              <w:autoSpaceDE w:val="0"/>
              <w:autoSpaceDN w:val="0"/>
              <w:spacing w:before="42" w:after="0" w:line="332" w:lineRule="exact"/>
              <w:ind w:left="56"/>
            </w:pPr>
            <w:r>
              <w:rPr>
                <w:rFonts w:ascii="Helvetica" w:eastAsia="Helvetica" w:hAnsi="Helvetica"/>
                <w:b/>
                <w:color w:val="000000"/>
                <w:sz w:val="24"/>
              </w:rPr>
              <w:t>2. Coding Page</w:t>
            </w:r>
          </w:p>
        </w:tc>
      </w:tr>
    </w:tbl>
    <w:p w14:paraId="3B8DA18B" w14:textId="77777777" w:rsidR="008E27DB" w:rsidRPr="003A4B39" w:rsidRDefault="008E27DB" w:rsidP="003A4B39">
      <w:pPr>
        <w:tabs>
          <w:tab w:val="left" w:pos="2184"/>
        </w:tabs>
        <w:autoSpaceDE w:val="0"/>
        <w:autoSpaceDN w:val="0"/>
        <w:spacing w:before="118" w:after="436" w:line="338" w:lineRule="exact"/>
        <w:rPr>
          <w:rFonts w:ascii="Helvetica" w:eastAsia="Helvetica" w:hAnsi="Helvetica"/>
          <w:b/>
          <w:color w:val="000000"/>
        </w:rPr>
      </w:pPr>
      <w:r w:rsidRPr="003A4B39">
        <w:rPr>
          <w:rFonts w:ascii="Helvetica" w:eastAsia="Helvetica" w:hAnsi="Helvetica"/>
          <w:b/>
          <w:color w:val="000000"/>
        </w:rPr>
        <w:t>Auto-coding: Use the “Auto-code image” button to leverage AI models that automatically identify risk factors (e.g. facility type, obstacles on paths) from the images. There is an option to auto-code by image or all images within the project. The “Segments Autocoded” will automatically be updated.</w:t>
      </w:r>
    </w:p>
    <w:p w14:paraId="437B2A5C" w14:textId="77777777" w:rsidR="008E27DB" w:rsidRPr="003A4B39" w:rsidRDefault="008E27DB" w:rsidP="008E27DB">
      <w:pPr>
        <w:pStyle w:val="ListParagraph"/>
        <w:numPr>
          <w:ilvl w:val="0"/>
          <w:numId w:val="10"/>
        </w:numPr>
        <w:tabs>
          <w:tab w:val="left" w:pos="2184"/>
        </w:tabs>
        <w:autoSpaceDE w:val="0"/>
        <w:autoSpaceDN w:val="0"/>
        <w:spacing w:before="118" w:after="436" w:line="338" w:lineRule="exact"/>
        <w:rPr>
          <w:rFonts w:ascii="Helvetica" w:eastAsia="Helvetica" w:hAnsi="Helvetica"/>
          <w:b/>
          <w:color w:val="000000"/>
        </w:rPr>
      </w:pPr>
      <w:r w:rsidRPr="003A4B39">
        <w:rPr>
          <w:rFonts w:ascii="Helvetica" w:eastAsia="Helvetica" w:hAnsi="Helvetica"/>
          <w:b/>
          <w:color w:val="000000"/>
        </w:rPr>
        <w:t>Auto-coding algorithms: Computer Vision and GIS Coding/Mapping:</w:t>
      </w:r>
    </w:p>
    <w:p w14:paraId="6714F598" w14:textId="77777777" w:rsidR="008E27DB" w:rsidRPr="003A4B39" w:rsidRDefault="008E27DB" w:rsidP="008E27DB">
      <w:pPr>
        <w:pStyle w:val="ListParagraph"/>
        <w:numPr>
          <w:ilvl w:val="0"/>
          <w:numId w:val="10"/>
        </w:numPr>
        <w:tabs>
          <w:tab w:val="left" w:pos="2184"/>
        </w:tabs>
        <w:autoSpaceDE w:val="0"/>
        <w:autoSpaceDN w:val="0"/>
        <w:spacing w:before="118" w:after="436" w:line="338" w:lineRule="exact"/>
        <w:rPr>
          <w:rFonts w:ascii="Helvetica" w:eastAsia="Helvetica" w:hAnsi="Helvetica"/>
          <w:b/>
          <w:color w:val="000000"/>
        </w:rPr>
      </w:pPr>
      <w:r w:rsidRPr="003A4B39">
        <w:rPr>
          <w:rFonts w:ascii="Helvetica" w:eastAsia="Helvetica" w:hAnsi="Helvetica"/>
          <w:b/>
          <w:color w:val="000000"/>
        </w:rPr>
        <w:t>CV utilizes image learning algorithms to systematically identify patterns and features.</w:t>
      </w:r>
    </w:p>
    <w:p w14:paraId="2A1EB0D2" w14:textId="77777777" w:rsidR="008E27DB" w:rsidRPr="003A4B39" w:rsidRDefault="008E27DB" w:rsidP="008E27DB">
      <w:pPr>
        <w:pStyle w:val="ListParagraph"/>
        <w:numPr>
          <w:ilvl w:val="0"/>
          <w:numId w:val="10"/>
        </w:numPr>
        <w:tabs>
          <w:tab w:val="left" w:pos="2184"/>
        </w:tabs>
        <w:autoSpaceDE w:val="0"/>
        <w:autoSpaceDN w:val="0"/>
        <w:spacing w:before="118" w:after="436" w:line="338" w:lineRule="exact"/>
        <w:rPr>
          <w:rFonts w:ascii="Helvetica" w:eastAsia="Helvetica" w:hAnsi="Helvetica"/>
          <w:b/>
          <w:color w:val="000000"/>
        </w:rPr>
      </w:pPr>
      <w:r w:rsidRPr="003A4B39">
        <w:rPr>
          <w:rFonts w:ascii="Helvetica" w:eastAsia="Helvetica" w:hAnsi="Helvetica"/>
          <w:b/>
          <w:color w:val="000000"/>
        </w:rPr>
        <w:t>Our GIS backend automatically evaluates contextual geo-referenced spatial data such as proximity of the images to MRT exits, bus stops, and road intersections.</w:t>
      </w:r>
    </w:p>
    <w:p w14:paraId="767231A4" w14:textId="77777777" w:rsidR="008E27DB" w:rsidRPr="003A4B39" w:rsidRDefault="008E27DB" w:rsidP="008E27DB">
      <w:pPr>
        <w:pStyle w:val="ListParagraph"/>
        <w:numPr>
          <w:ilvl w:val="0"/>
          <w:numId w:val="10"/>
        </w:numPr>
        <w:tabs>
          <w:tab w:val="left" w:pos="2184"/>
        </w:tabs>
        <w:autoSpaceDE w:val="0"/>
        <w:autoSpaceDN w:val="0"/>
        <w:spacing w:before="118" w:after="436" w:line="338" w:lineRule="exact"/>
        <w:rPr>
          <w:rFonts w:ascii="Helvetica" w:eastAsia="Helvetica" w:hAnsi="Helvetica"/>
          <w:b/>
          <w:color w:val="000000"/>
        </w:rPr>
      </w:pPr>
      <w:r w:rsidRPr="003A4B39">
        <w:rPr>
          <w:rFonts w:ascii="Helvetica" w:eastAsia="Helvetica" w:hAnsi="Helvetica"/>
          <w:b/>
          <w:color w:val="000000"/>
        </w:rPr>
        <w:t>Manual Review: You can review and override the attributes predicted by the AI/GIS directly on the panel.</w:t>
      </w:r>
    </w:p>
    <w:p w14:paraId="15E75A1D" w14:textId="77777777" w:rsidR="008E27DB" w:rsidRPr="003A4B39" w:rsidRDefault="008E27DB" w:rsidP="008E27DB">
      <w:pPr>
        <w:pStyle w:val="ListParagraph"/>
        <w:numPr>
          <w:ilvl w:val="0"/>
          <w:numId w:val="10"/>
        </w:numPr>
        <w:tabs>
          <w:tab w:val="left" w:pos="2184"/>
        </w:tabs>
        <w:autoSpaceDE w:val="0"/>
        <w:autoSpaceDN w:val="0"/>
        <w:spacing w:before="118" w:after="436" w:line="338" w:lineRule="exact"/>
        <w:rPr>
          <w:rFonts w:ascii="Helvetica" w:eastAsia="Helvetica" w:hAnsi="Helvetica"/>
          <w:b/>
          <w:color w:val="000000"/>
        </w:rPr>
      </w:pPr>
      <w:r w:rsidRPr="003A4B39">
        <w:rPr>
          <w:rFonts w:ascii="Helvetica" w:eastAsia="Helvetica" w:hAnsi="Helvetica"/>
          <w:b/>
          <w:color w:val="000000"/>
        </w:rPr>
        <w:t>You can review the attributes by different categories, then click “Next”, or jump between sections.</w:t>
      </w:r>
    </w:p>
    <w:p w14:paraId="6778D5FC" w14:textId="77777777" w:rsidR="008E27DB" w:rsidRPr="003A4B39" w:rsidRDefault="008E27DB" w:rsidP="008E27DB">
      <w:pPr>
        <w:pStyle w:val="ListParagraph"/>
        <w:numPr>
          <w:ilvl w:val="0"/>
          <w:numId w:val="10"/>
        </w:numPr>
        <w:tabs>
          <w:tab w:val="left" w:pos="2184"/>
        </w:tabs>
        <w:autoSpaceDE w:val="0"/>
        <w:autoSpaceDN w:val="0"/>
        <w:spacing w:before="118" w:after="436" w:line="338" w:lineRule="exact"/>
        <w:rPr>
          <w:rFonts w:ascii="Helvetica" w:eastAsia="Helvetica" w:hAnsi="Helvetica"/>
          <w:b/>
          <w:color w:val="000000"/>
        </w:rPr>
      </w:pPr>
      <w:r w:rsidRPr="003A4B39">
        <w:rPr>
          <w:rFonts w:ascii="Helvetica" w:eastAsia="Helvetica" w:hAnsi="Helvetica"/>
          <w:b/>
          <w:color w:val="000000"/>
        </w:rPr>
        <w:t>You can refer to the Coding Guide for coding the various attributes.</w:t>
      </w:r>
    </w:p>
    <w:p w14:paraId="21B62161" w14:textId="77777777" w:rsidR="008E27DB" w:rsidRPr="003A4B39" w:rsidRDefault="008E27DB" w:rsidP="008E27DB">
      <w:pPr>
        <w:pStyle w:val="ListParagraph"/>
        <w:numPr>
          <w:ilvl w:val="0"/>
          <w:numId w:val="10"/>
        </w:numPr>
        <w:tabs>
          <w:tab w:val="left" w:pos="2184"/>
        </w:tabs>
        <w:autoSpaceDE w:val="0"/>
        <w:autoSpaceDN w:val="0"/>
        <w:spacing w:before="118" w:after="436" w:line="338" w:lineRule="exact"/>
        <w:rPr>
          <w:rFonts w:ascii="Helvetica" w:eastAsia="Helvetica" w:hAnsi="Helvetica"/>
          <w:b/>
          <w:color w:val="000000"/>
        </w:rPr>
      </w:pPr>
      <w:r w:rsidRPr="003A4B39">
        <w:rPr>
          <w:rFonts w:ascii="Helvetica" w:eastAsia="Helvetica" w:hAnsi="Helvetica"/>
          <w:b/>
          <w:color w:val="000000"/>
        </w:rPr>
        <w:t>Under the “Details” tab, users can find the exact parameters of some attributes (e.g. path width, radius, and grade), and a zoomed-in map view of a 5m radius buffer overlaying the data source layers.</w:t>
      </w:r>
    </w:p>
    <w:p w14:paraId="632B513D" w14:textId="77777777" w:rsidR="008E27DB" w:rsidRPr="003A4B39" w:rsidRDefault="008E27DB" w:rsidP="008E27DB">
      <w:pPr>
        <w:pStyle w:val="ListParagraph"/>
        <w:numPr>
          <w:ilvl w:val="0"/>
          <w:numId w:val="10"/>
        </w:numPr>
        <w:tabs>
          <w:tab w:val="left" w:pos="2184"/>
        </w:tabs>
        <w:autoSpaceDE w:val="0"/>
        <w:autoSpaceDN w:val="0"/>
        <w:spacing w:before="118" w:after="436" w:line="338" w:lineRule="exact"/>
        <w:rPr>
          <w:rFonts w:ascii="Helvetica" w:eastAsia="Helvetica" w:hAnsi="Helvetica"/>
          <w:b/>
          <w:color w:val="000000"/>
        </w:rPr>
      </w:pPr>
      <w:r w:rsidRPr="003A4B39">
        <w:rPr>
          <w:rFonts w:ascii="Helvetica" w:eastAsia="Helvetica" w:hAnsi="Helvetica"/>
          <w:b/>
          <w:color w:val="000000"/>
        </w:rPr>
        <w:t>A red box “Manual Edit Done” will appear to label attributes that have been manually overwritten. There is also an Autocode Validation table at the bottom of the page that summarizes the percentage change of overwritten attributes.</w:t>
      </w:r>
    </w:p>
    <w:p w14:paraId="78AB3D72" w14:textId="0FD88A8C" w:rsidR="000B1320" w:rsidRPr="003A4B39" w:rsidRDefault="008E27DB" w:rsidP="008E27DB">
      <w:pPr>
        <w:pStyle w:val="ListParagraph"/>
        <w:numPr>
          <w:ilvl w:val="0"/>
          <w:numId w:val="10"/>
        </w:numPr>
        <w:tabs>
          <w:tab w:val="left" w:pos="2184"/>
        </w:tabs>
        <w:autoSpaceDE w:val="0"/>
        <w:autoSpaceDN w:val="0"/>
        <w:spacing w:before="118" w:after="436" w:line="338" w:lineRule="exact"/>
        <w:rPr>
          <w:b/>
        </w:rPr>
      </w:pPr>
      <w:r w:rsidRPr="003A4B39">
        <w:rPr>
          <w:rFonts w:ascii="Helvetica" w:eastAsia="Helvetica" w:hAnsi="Helvetica"/>
          <w:b/>
          <w:color w:val="000000"/>
        </w:rPr>
        <w:t>After finishing the manual review, remember to update the “Segments Verified”.</w:t>
      </w:r>
    </w:p>
    <w:p w14:paraId="3BDF3F65" w14:textId="77777777" w:rsidR="008E27DB" w:rsidRDefault="008E27DB" w:rsidP="008E27DB">
      <w:pPr>
        <w:tabs>
          <w:tab w:val="left" w:pos="2184"/>
        </w:tabs>
        <w:autoSpaceDE w:val="0"/>
        <w:autoSpaceDN w:val="0"/>
        <w:spacing w:before="118" w:after="436" w:line="338" w:lineRule="exact"/>
      </w:pPr>
    </w:p>
    <w:p w14:paraId="69D47AD3" w14:textId="77777777" w:rsidR="008E27DB" w:rsidRDefault="008E27DB" w:rsidP="008E27DB">
      <w:pPr>
        <w:tabs>
          <w:tab w:val="left" w:pos="2184"/>
        </w:tabs>
        <w:autoSpaceDE w:val="0"/>
        <w:autoSpaceDN w:val="0"/>
        <w:spacing w:before="118" w:after="436" w:line="338" w:lineRule="exact"/>
      </w:pPr>
    </w:p>
    <w:p w14:paraId="11FB4E88" w14:textId="77777777" w:rsidR="008E27DB" w:rsidRDefault="008E27DB" w:rsidP="008E27DB">
      <w:pPr>
        <w:tabs>
          <w:tab w:val="left" w:pos="2184"/>
        </w:tabs>
        <w:autoSpaceDE w:val="0"/>
        <w:autoSpaceDN w:val="0"/>
        <w:spacing w:before="118" w:after="436" w:line="338" w:lineRule="exact"/>
      </w:pPr>
    </w:p>
    <w:tbl>
      <w:tblPr>
        <w:tblW w:w="0" w:type="auto"/>
        <w:tblLayout w:type="fixed"/>
        <w:tblLook w:val="04A0" w:firstRow="1" w:lastRow="0" w:firstColumn="1" w:lastColumn="0" w:noHBand="0" w:noVBand="1"/>
      </w:tblPr>
      <w:tblGrid>
        <w:gridCol w:w="10770"/>
      </w:tblGrid>
      <w:tr w:rsidR="000B1320" w14:paraId="1B32F38F" w14:textId="77777777">
        <w:trPr>
          <w:trHeight w:hRule="exact" w:val="454"/>
        </w:trPr>
        <w:tc>
          <w:tcPr>
            <w:tcW w:w="10770" w:type="dxa"/>
            <w:shd w:val="clear" w:color="auto" w:fill="C7DCFF"/>
            <w:tcMar>
              <w:left w:w="0" w:type="dxa"/>
              <w:right w:w="0" w:type="dxa"/>
            </w:tcMar>
          </w:tcPr>
          <w:p w14:paraId="5C6148CE" w14:textId="77777777" w:rsidR="000B1320" w:rsidRDefault="00000000">
            <w:pPr>
              <w:autoSpaceDE w:val="0"/>
              <w:autoSpaceDN w:val="0"/>
              <w:spacing w:before="42" w:after="0" w:line="330" w:lineRule="exact"/>
              <w:ind w:left="56"/>
            </w:pPr>
            <w:r>
              <w:rPr>
                <w:rFonts w:ascii="Helvetica" w:eastAsia="Helvetica" w:hAnsi="Helvetica"/>
                <w:b/>
                <w:color w:val="000000"/>
                <w:sz w:val="24"/>
              </w:rPr>
              <w:t>3. Map View &amp; Analysis</w:t>
            </w:r>
          </w:p>
        </w:tc>
      </w:tr>
    </w:tbl>
    <w:p w14:paraId="0ACB15D7" w14:textId="044D4EAA" w:rsidR="008E27DB" w:rsidRPr="00BC1394" w:rsidRDefault="008E27DB" w:rsidP="00BC1394">
      <w:pPr>
        <w:autoSpaceDE w:val="0"/>
        <w:autoSpaceDN w:val="0"/>
        <w:spacing w:before="148" w:after="0"/>
        <w:rPr>
          <w:rFonts w:ascii="Helvetica" w:eastAsia="Helvetica" w:hAnsi="Helvetica"/>
          <w:b/>
          <w:bCs/>
          <w:color w:val="000000"/>
        </w:rPr>
      </w:pPr>
      <w:r w:rsidRPr="00BC1394">
        <w:rPr>
          <w:rFonts w:ascii="Helvetica" w:eastAsia="Helvetica" w:hAnsi="Helvetica"/>
          <w:b/>
          <w:bCs/>
          <w:color w:val="000000"/>
        </w:rPr>
        <w:t>The Map View &amp; Analysis section allows users to visualize, review, and edit path segments within the project using interactive map tools and GIS data layers.</w:t>
      </w:r>
    </w:p>
    <w:p w14:paraId="14E5620F" w14:textId="7E883145" w:rsidR="008E27DB" w:rsidRPr="008E27DB" w:rsidDel="00C34038" w:rsidRDefault="008E27DB" w:rsidP="00C34038">
      <w:pPr>
        <w:pStyle w:val="ListParagraph"/>
        <w:numPr>
          <w:ilvl w:val="0"/>
          <w:numId w:val="12"/>
        </w:numPr>
        <w:autoSpaceDE w:val="0"/>
        <w:autoSpaceDN w:val="0"/>
        <w:spacing w:before="148" w:after="0"/>
        <w:rPr>
          <w:del w:id="2" w:author="Puay Ping KOH (LTA)" w:date="2026-04-01T11:03:00Z" w16du:dateUtc="2026-04-01T03:03:00Z"/>
          <w:rFonts w:ascii="Helvetica" w:eastAsia="Helvetica" w:hAnsi="Helvetica"/>
          <w:b/>
          <w:bCs/>
          <w:color w:val="000000"/>
        </w:rPr>
      </w:pPr>
      <w:r w:rsidRPr="00C34038">
        <w:rPr>
          <w:rFonts w:ascii="Helvetica" w:eastAsia="Helvetica" w:hAnsi="Helvetica"/>
          <w:b/>
          <w:bCs/>
          <w:color w:val="000000"/>
        </w:rPr>
        <w:t>GIS Layers: You can toggle different map layers to visualize Footpaths, Cycling Paths,</w:t>
      </w:r>
      <w:del w:id="3" w:author="Puay Ping KOH (LTA)" w:date="2026-04-01T11:03:00Z" w16du:dateUtc="2026-04-01T03:03:00Z">
        <w:r w:rsidRPr="00C34038" w:rsidDel="00C34038">
          <w:rPr>
            <w:rFonts w:ascii="Helvetica" w:eastAsia="Helvetica" w:hAnsi="Helvetica"/>
            <w:b/>
            <w:bCs/>
            <w:color w:val="000000"/>
          </w:rPr>
          <w:delText xml:space="preserve"> and</w:delText>
        </w:r>
      </w:del>
      <w:r w:rsidRPr="00C34038">
        <w:rPr>
          <w:rFonts w:ascii="Helvetica" w:eastAsia="Helvetica" w:hAnsi="Helvetica"/>
          <w:b/>
          <w:bCs/>
          <w:color w:val="000000"/>
        </w:rPr>
        <w:t xml:space="preserve"> Road</w:t>
      </w:r>
      <w:ins w:id="4" w:author="Puay Ping KOH (LTA)" w:date="2026-04-01T11:04:00Z" w16du:dateUtc="2026-04-01T03:04:00Z">
        <w:r w:rsidR="00C34038">
          <w:rPr>
            <w:rFonts w:ascii="Helvetica" w:eastAsia="Helvetica" w:hAnsi="Helvetica"/>
            <w:b/>
            <w:bCs/>
            <w:color w:val="000000"/>
          </w:rPr>
          <w:t xml:space="preserve">, </w:t>
        </w:r>
      </w:ins>
      <w:del w:id="5" w:author="Puay Ping KOH (LTA)" w:date="2026-04-01T11:04:00Z" w16du:dateUtc="2026-04-01T03:04:00Z">
        <w:r w:rsidRPr="00C34038" w:rsidDel="00C34038">
          <w:rPr>
            <w:rFonts w:ascii="Helvetica" w:eastAsia="Helvetica" w:hAnsi="Helvetica"/>
            <w:b/>
            <w:bCs/>
            <w:color w:val="000000"/>
          </w:rPr>
          <w:delText xml:space="preserve"> </w:delText>
        </w:r>
      </w:del>
      <w:ins w:id="6" w:author="Puay Ping KOH (LTA)" w:date="2026-04-01T11:03:00Z" w16du:dateUtc="2026-04-01T03:03:00Z">
        <w:r w:rsidR="00C34038" w:rsidRPr="00C34038">
          <w:rPr>
            <w:rFonts w:ascii="Helvetica" w:eastAsia="Helvetica" w:hAnsi="Helvetica"/>
            <w:b/>
            <w:bCs/>
            <w:color w:val="000000"/>
          </w:rPr>
          <w:t>crossings</w:t>
        </w:r>
      </w:ins>
      <w:ins w:id="7" w:author="Puay Ping KOH (LTA)" w:date="2026-04-01T11:04:00Z" w16du:dateUtc="2026-04-01T03:04:00Z">
        <w:r w:rsidR="00C34038">
          <w:rPr>
            <w:rFonts w:ascii="Helvetica" w:eastAsia="Helvetica" w:hAnsi="Helvetica"/>
            <w:b/>
            <w:bCs/>
            <w:color w:val="000000"/>
          </w:rPr>
          <w:t>, bus stops, MRT stations, etc</w:t>
        </w:r>
      </w:ins>
      <w:ins w:id="8" w:author="Puay Ping KOH (LTA)" w:date="2026-04-01T11:03:00Z" w16du:dateUtc="2026-04-01T03:03:00Z">
        <w:r w:rsidR="00C34038" w:rsidRPr="00C34038">
          <w:rPr>
            <w:rFonts w:ascii="Helvetica" w:eastAsia="Helvetica" w:hAnsi="Helvetica"/>
            <w:b/>
            <w:bCs/>
            <w:color w:val="000000"/>
          </w:rPr>
          <w:t xml:space="preserve">. </w:t>
        </w:r>
      </w:ins>
    </w:p>
    <w:p w14:paraId="2C1185FD" w14:textId="5B93DE78" w:rsidR="008E27DB" w:rsidRPr="00C34038" w:rsidRDefault="008E27DB" w:rsidP="00C34038">
      <w:pPr>
        <w:pStyle w:val="ListParagraph"/>
        <w:numPr>
          <w:ilvl w:val="0"/>
          <w:numId w:val="12"/>
        </w:numPr>
        <w:autoSpaceDE w:val="0"/>
        <w:autoSpaceDN w:val="0"/>
        <w:spacing w:before="148" w:after="0"/>
        <w:rPr>
          <w:rFonts w:ascii="Helvetica" w:eastAsia="Helvetica" w:hAnsi="Helvetica"/>
          <w:b/>
          <w:bCs/>
          <w:color w:val="000000"/>
        </w:rPr>
      </w:pPr>
      <w:del w:id="9" w:author="Puay Ping KOH (LTA)" w:date="2026-04-01T11:03:00Z" w16du:dateUtc="2026-04-01T03:03:00Z">
        <w:r w:rsidRPr="00C34038" w:rsidDel="00C34038">
          <w:rPr>
            <w:rFonts w:ascii="Helvetica" w:eastAsia="Helvetica" w:hAnsi="Helvetica"/>
            <w:b/>
            <w:bCs/>
            <w:color w:val="000000"/>
          </w:rPr>
          <w:delText xml:space="preserve">Crossings. </w:delText>
        </w:r>
      </w:del>
      <w:r w:rsidRPr="00C34038">
        <w:rPr>
          <w:rFonts w:ascii="Helvetica" w:eastAsia="Helvetica" w:hAnsi="Helvetica"/>
          <w:b/>
          <w:bCs/>
          <w:color w:val="000000"/>
        </w:rPr>
        <w:t>This helps provide spatial context when reviewing segments.</w:t>
      </w:r>
    </w:p>
    <w:p w14:paraId="374E0D2F" w14:textId="26A9132D" w:rsidR="008E27DB" w:rsidRPr="008E27DB" w:rsidRDefault="008E27DB" w:rsidP="0007134A">
      <w:pPr>
        <w:pStyle w:val="ListParagraph"/>
        <w:numPr>
          <w:ilvl w:val="0"/>
          <w:numId w:val="12"/>
        </w:numPr>
        <w:autoSpaceDE w:val="0"/>
        <w:autoSpaceDN w:val="0"/>
        <w:spacing w:before="148" w:after="0"/>
        <w:rPr>
          <w:rFonts w:ascii="Helvetica" w:eastAsia="Helvetica" w:hAnsi="Helvetica"/>
          <w:b/>
          <w:bCs/>
          <w:color w:val="000000"/>
        </w:rPr>
      </w:pPr>
      <w:r w:rsidRPr="008E27DB">
        <w:rPr>
          <w:rFonts w:ascii="Helvetica" w:eastAsia="Helvetica" w:hAnsi="Helvetica"/>
          <w:b/>
          <w:bCs/>
          <w:color w:val="000000"/>
        </w:rPr>
        <w:t>Risk Bands: Segments are color-coded based on overall risk</w:t>
      </w:r>
      <w:ins w:id="10" w:author="Puay Ping KOH (LTA)" w:date="2026-04-01T11:09:00Z" w16du:dateUtc="2026-04-01T03:09:00Z">
        <w:r w:rsidR="00C34038">
          <w:rPr>
            <w:rFonts w:ascii="Helvetica" w:eastAsia="Helvetica" w:hAnsi="Helvetica"/>
            <w:b/>
            <w:bCs/>
            <w:color w:val="000000"/>
          </w:rPr>
          <w:t xml:space="preserve"> (i.e. worst risk of any SB, BB, BP, VP category)</w:t>
        </w:r>
      </w:ins>
      <w:del w:id="11" w:author="Puay Ping KOH (LTA)" w:date="2026-04-01T11:05:00Z" w16du:dateUtc="2026-04-01T03:05:00Z">
        <w:r w:rsidRPr="008E27DB" w:rsidDel="00C34038">
          <w:rPr>
            <w:rFonts w:ascii="Helvetica" w:eastAsia="Helvetica" w:hAnsi="Helvetica"/>
            <w:b/>
            <w:bCs/>
            <w:color w:val="000000"/>
          </w:rPr>
          <w:delText xml:space="preserve"> logic</w:delText>
        </w:r>
      </w:del>
      <w:r w:rsidRPr="008E27DB">
        <w:rPr>
          <w:rFonts w:ascii="Helvetica" w:eastAsia="Helvetica" w:hAnsi="Helvetica"/>
          <w:b/>
          <w:bCs/>
          <w:color w:val="000000"/>
        </w:rPr>
        <w:t>. This allows users to quickly identify higher-risk and lower-risk segments on the map.</w:t>
      </w:r>
    </w:p>
    <w:p w14:paraId="485C887C" w14:textId="3B20DA19" w:rsidR="008E27DB" w:rsidRPr="008E27DB" w:rsidRDefault="008E27DB" w:rsidP="0007134A">
      <w:pPr>
        <w:pStyle w:val="ListParagraph"/>
        <w:numPr>
          <w:ilvl w:val="0"/>
          <w:numId w:val="12"/>
        </w:numPr>
        <w:autoSpaceDE w:val="0"/>
        <w:autoSpaceDN w:val="0"/>
        <w:spacing w:before="148" w:after="0"/>
        <w:rPr>
          <w:rFonts w:ascii="Helvetica" w:eastAsia="Helvetica" w:hAnsi="Helvetica"/>
          <w:b/>
          <w:bCs/>
          <w:color w:val="000000"/>
        </w:rPr>
      </w:pPr>
      <w:r w:rsidRPr="008E27DB">
        <w:rPr>
          <w:rFonts w:ascii="Helvetica" w:eastAsia="Helvetica" w:hAnsi="Helvetica"/>
          <w:b/>
          <w:bCs/>
          <w:color w:val="000000"/>
        </w:rPr>
        <w:t>Segment Selection: You can click on individual segment</w:t>
      </w:r>
      <w:del w:id="12" w:author="Puay Ping KOH (LTA)" w:date="2026-04-01T11:10:00Z" w16du:dateUtc="2026-04-01T03:10:00Z">
        <w:r w:rsidRPr="008E27DB" w:rsidDel="00FA2A8A">
          <w:rPr>
            <w:rFonts w:ascii="Helvetica" w:eastAsia="Helvetica" w:hAnsi="Helvetica"/>
            <w:b/>
            <w:bCs/>
            <w:color w:val="000000"/>
          </w:rPr>
          <w:delText>s</w:delText>
        </w:r>
      </w:del>
      <w:r w:rsidRPr="008E27DB">
        <w:rPr>
          <w:rFonts w:ascii="Helvetica" w:eastAsia="Helvetica" w:hAnsi="Helvetica"/>
          <w:b/>
          <w:bCs/>
          <w:color w:val="000000"/>
        </w:rPr>
        <w:t xml:space="preserve"> on the map to view </w:t>
      </w:r>
      <w:del w:id="13" w:author="Puay Ping KOH (LTA)" w:date="2026-04-01T11:10:00Z" w16du:dateUtc="2026-04-01T03:10:00Z">
        <w:r w:rsidRPr="008E27DB" w:rsidDel="00FA2A8A">
          <w:rPr>
            <w:rFonts w:ascii="Helvetica" w:eastAsia="Helvetica" w:hAnsi="Helvetica"/>
            <w:b/>
            <w:bCs/>
            <w:color w:val="000000"/>
          </w:rPr>
          <w:delText xml:space="preserve">their </w:delText>
        </w:r>
      </w:del>
      <w:ins w:id="14" w:author="Puay Ping KOH (LTA)" w:date="2026-04-01T11:10:00Z" w16du:dateUtc="2026-04-01T03:10:00Z">
        <w:r w:rsidR="00FA2A8A">
          <w:rPr>
            <w:rFonts w:ascii="Helvetica" w:eastAsia="Helvetica" w:hAnsi="Helvetica"/>
            <w:b/>
            <w:bCs/>
            <w:color w:val="000000"/>
          </w:rPr>
          <w:t>its image,</w:t>
        </w:r>
        <w:r w:rsidR="00FA2A8A" w:rsidRPr="008E27DB">
          <w:rPr>
            <w:rFonts w:ascii="Helvetica" w:eastAsia="Helvetica" w:hAnsi="Helvetica"/>
            <w:b/>
            <w:bCs/>
            <w:color w:val="000000"/>
          </w:rPr>
          <w:t xml:space="preserve"> </w:t>
        </w:r>
      </w:ins>
      <w:r w:rsidRPr="008E27DB">
        <w:rPr>
          <w:rFonts w:ascii="Helvetica" w:eastAsia="Helvetica" w:hAnsi="Helvetica"/>
          <w:b/>
          <w:bCs/>
          <w:color w:val="000000"/>
        </w:rPr>
        <w:t>associated attributes and risk levels. The selected segment will be highlighted for easier review.</w:t>
      </w:r>
    </w:p>
    <w:p w14:paraId="20ECD0AB" w14:textId="498AA52E" w:rsidR="008E27DB" w:rsidRPr="008E27DB" w:rsidRDefault="008E27DB" w:rsidP="0007134A">
      <w:pPr>
        <w:pStyle w:val="ListParagraph"/>
        <w:numPr>
          <w:ilvl w:val="0"/>
          <w:numId w:val="12"/>
        </w:numPr>
        <w:autoSpaceDE w:val="0"/>
        <w:autoSpaceDN w:val="0"/>
        <w:spacing w:before="148" w:after="0"/>
        <w:rPr>
          <w:rFonts w:ascii="Helvetica" w:eastAsia="Helvetica" w:hAnsi="Helvetica"/>
          <w:b/>
          <w:bCs/>
          <w:color w:val="000000"/>
        </w:rPr>
      </w:pPr>
      <w:r w:rsidRPr="008E27DB">
        <w:rPr>
          <w:rFonts w:ascii="Helvetica" w:eastAsia="Helvetica" w:hAnsi="Helvetica"/>
          <w:b/>
          <w:bCs/>
          <w:color w:val="000000"/>
        </w:rPr>
        <w:t>Map Navigation: You can zoom in and out and pan across the map to focus on specific areas or segments</w:t>
      </w:r>
      <w:r w:rsidR="0007134A">
        <w:rPr>
          <w:rFonts w:ascii="Helvetica" w:eastAsia="Helvetica" w:hAnsi="Helvetica"/>
          <w:b/>
          <w:bCs/>
          <w:color w:val="000000"/>
        </w:rPr>
        <w:t>.</w:t>
      </w:r>
    </w:p>
    <w:p w14:paraId="2768BA14" w14:textId="6C39C2F6" w:rsidR="000B1320" w:rsidRPr="00C4312F" w:rsidRDefault="008E27DB" w:rsidP="0007134A">
      <w:pPr>
        <w:pStyle w:val="ListParagraph"/>
        <w:numPr>
          <w:ilvl w:val="0"/>
          <w:numId w:val="12"/>
        </w:numPr>
        <w:autoSpaceDE w:val="0"/>
        <w:autoSpaceDN w:val="0"/>
        <w:spacing w:before="148" w:after="0"/>
        <w:rPr>
          <w:b/>
          <w:bCs/>
        </w:rPr>
      </w:pPr>
      <w:r w:rsidRPr="008E27DB">
        <w:rPr>
          <w:rFonts w:ascii="Helvetica" w:eastAsia="Helvetica" w:hAnsi="Helvetica"/>
          <w:b/>
          <w:bCs/>
          <w:color w:val="000000"/>
        </w:rPr>
        <w:t xml:space="preserve">Editing: You can </w:t>
      </w:r>
      <w:del w:id="15" w:author="Puay Ping KOH (LTA)" w:date="2026-04-01T11:10:00Z" w16du:dateUtc="2026-04-01T03:10:00Z">
        <w:r w:rsidRPr="008E27DB" w:rsidDel="00FA2A8A">
          <w:rPr>
            <w:rFonts w:ascii="Helvetica" w:eastAsia="Helvetica" w:hAnsi="Helvetica"/>
            <w:b/>
            <w:bCs/>
            <w:color w:val="000000"/>
          </w:rPr>
          <w:delText xml:space="preserve">add </w:delText>
        </w:r>
      </w:del>
      <w:ins w:id="16" w:author="Puay Ping KOH (LTA)" w:date="2026-04-01T11:11:00Z" w16du:dateUtc="2026-04-01T03:11:00Z">
        <w:r w:rsidR="00FA2A8A">
          <w:rPr>
            <w:rFonts w:ascii="Helvetica" w:eastAsia="Helvetica" w:hAnsi="Helvetica"/>
            <w:b/>
            <w:bCs/>
            <w:color w:val="000000"/>
          </w:rPr>
          <w:t>select</w:t>
        </w:r>
      </w:ins>
      <w:ins w:id="17" w:author="Puay Ping KOH (LTA)" w:date="2026-04-01T11:10:00Z" w16du:dateUtc="2026-04-01T03:10:00Z">
        <w:r w:rsidR="00FA2A8A" w:rsidRPr="008E27DB">
          <w:rPr>
            <w:rFonts w:ascii="Helvetica" w:eastAsia="Helvetica" w:hAnsi="Helvetica"/>
            <w:b/>
            <w:bCs/>
            <w:color w:val="000000"/>
          </w:rPr>
          <w:t xml:space="preserve"> </w:t>
        </w:r>
      </w:ins>
      <w:r w:rsidRPr="008E27DB">
        <w:rPr>
          <w:rFonts w:ascii="Helvetica" w:eastAsia="Helvetica" w:hAnsi="Helvetica"/>
          <w:b/>
          <w:bCs/>
          <w:color w:val="000000"/>
        </w:rPr>
        <w:t>or delete segment points directly on the map preview using the cursor tools. This allows you to refine segment boundaries and improve accuracy.</w:t>
      </w:r>
    </w:p>
    <w:p w14:paraId="70F5F11E" w14:textId="77777777" w:rsidR="00C4312F" w:rsidRPr="0007134A" w:rsidRDefault="00C4312F" w:rsidP="00C4312F">
      <w:pPr>
        <w:pStyle w:val="ListParagraph"/>
        <w:autoSpaceDE w:val="0"/>
        <w:autoSpaceDN w:val="0"/>
        <w:spacing w:before="148" w:after="0"/>
        <w:ind w:left="1060"/>
        <w:rPr>
          <w:b/>
          <w:bCs/>
        </w:rPr>
      </w:pPr>
    </w:p>
    <w:p w14:paraId="3B83E46C" w14:textId="77777777" w:rsidR="0007134A" w:rsidRPr="0007134A" w:rsidRDefault="0007134A" w:rsidP="0007134A">
      <w:pPr>
        <w:autoSpaceDE w:val="0"/>
        <w:autoSpaceDN w:val="0"/>
        <w:spacing w:before="148" w:after="0" w:line="304" w:lineRule="exact"/>
        <w:ind w:left="700"/>
        <w:rPr>
          <w:b/>
          <w:bCs/>
        </w:rPr>
      </w:pPr>
    </w:p>
    <w:tbl>
      <w:tblPr>
        <w:tblW w:w="0" w:type="auto"/>
        <w:tblLayout w:type="fixed"/>
        <w:tblLook w:val="04A0" w:firstRow="1" w:lastRow="0" w:firstColumn="1" w:lastColumn="0" w:noHBand="0" w:noVBand="1"/>
      </w:tblPr>
      <w:tblGrid>
        <w:gridCol w:w="10770"/>
      </w:tblGrid>
      <w:tr w:rsidR="0007134A" w14:paraId="5193CA30" w14:textId="77777777" w:rsidTr="00F95180">
        <w:trPr>
          <w:trHeight w:hRule="exact" w:val="454"/>
        </w:trPr>
        <w:tc>
          <w:tcPr>
            <w:tcW w:w="10770" w:type="dxa"/>
            <w:shd w:val="clear" w:color="auto" w:fill="C7DCFF"/>
            <w:tcMar>
              <w:left w:w="0" w:type="dxa"/>
              <w:right w:w="0" w:type="dxa"/>
            </w:tcMar>
          </w:tcPr>
          <w:p w14:paraId="3A4704E6" w14:textId="55803716" w:rsidR="0007134A" w:rsidRDefault="00B10B1B" w:rsidP="00F95180">
            <w:pPr>
              <w:autoSpaceDE w:val="0"/>
              <w:autoSpaceDN w:val="0"/>
              <w:spacing w:before="42" w:after="0" w:line="330" w:lineRule="exact"/>
              <w:ind w:left="56"/>
            </w:pPr>
            <w:r w:rsidRPr="00B10B1B">
              <w:rPr>
                <w:rFonts w:ascii="Helvetica" w:eastAsia="Helvetica" w:hAnsi="Helvetica"/>
                <w:b/>
                <w:color w:val="000000"/>
                <w:sz w:val="24"/>
              </w:rPr>
              <w:t>4. Path Analysis</w:t>
            </w:r>
          </w:p>
        </w:tc>
      </w:tr>
    </w:tbl>
    <w:p w14:paraId="7ED7436B" w14:textId="6B8363C7" w:rsidR="00D93516" w:rsidRPr="00D93516" w:rsidRDefault="00D93516" w:rsidP="00D93516">
      <w:p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The Path Analysis module allows users to analyze projects and evaluate the safety </w:t>
      </w:r>
      <w:del w:id="18" w:author="Puay Ping KOH (LTA)" w:date="2026-04-01T11:12:00Z" w16du:dateUtc="2026-04-01T03:12:00Z">
        <w:r w:rsidRPr="00D93516" w:rsidDel="00FA2A8A">
          <w:rPr>
            <w:rFonts w:ascii="Helvetica" w:eastAsia="Times New Roman" w:hAnsi="Helvetica" w:cs="Helvetica"/>
            <w:b/>
            <w:bCs/>
            <w:lang w:val="en-SG" w:eastAsia="zh-CN"/>
          </w:rPr>
          <w:delText xml:space="preserve">and </w:delText>
        </w:r>
      </w:del>
      <w:r w:rsidRPr="00D93516">
        <w:rPr>
          <w:rFonts w:ascii="Helvetica" w:eastAsia="Times New Roman" w:hAnsi="Helvetica" w:cs="Helvetica"/>
          <w:b/>
          <w:bCs/>
          <w:lang w:val="en-SG" w:eastAsia="zh-CN"/>
        </w:rPr>
        <w:t>risk levels of path segments</w:t>
      </w:r>
      <w:del w:id="19" w:author="Puay Ping KOH (LTA)" w:date="2026-04-01T11:12:00Z" w16du:dateUtc="2026-04-01T03:12:00Z">
        <w:r w:rsidRPr="00D93516" w:rsidDel="00FA2A8A">
          <w:rPr>
            <w:rFonts w:ascii="Helvetica" w:eastAsia="Times New Roman" w:hAnsi="Helvetica" w:cs="Helvetica"/>
            <w:b/>
            <w:bCs/>
            <w:lang w:val="en-SG" w:eastAsia="zh-CN"/>
          </w:rPr>
          <w:delText xml:space="preserve"> using the CycleRAP scoring model</w:delText>
        </w:r>
      </w:del>
      <w:r w:rsidRPr="00D93516">
        <w:rPr>
          <w:rFonts w:ascii="Helvetica" w:eastAsia="Times New Roman" w:hAnsi="Helvetica" w:cs="Helvetica"/>
          <w:b/>
          <w:bCs/>
          <w:lang w:val="en-SG" w:eastAsia="zh-CN"/>
        </w:rPr>
        <w:t>.</w:t>
      </w:r>
    </w:p>
    <w:p w14:paraId="23426193" w14:textId="77777777" w:rsidR="00D93516" w:rsidRPr="00D93516" w:rsidRDefault="00D93516" w:rsidP="00D93516">
      <w:pPr>
        <w:numPr>
          <w:ilvl w:val="0"/>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Project Selection: You can select one or more projects to analyze. </w:t>
      </w:r>
    </w:p>
    <w:p w14:paraId="44A60810" w14:textId="77777777" w:rsidR="00D93516" w:rsidRPr="00D93516" w:rsidRDefault="00D93516" w:rsidP="00D93516">
      <w:pPr>
        <w:numPr>
          <w:ilvl w:val="0"/>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Filter Projects: You can filter projects based on: </w:t>
      </w:r>
    </w:p>
    <w:p w14:paraId="3090287A" w14:textId="77777777" w:rsidR="00D93516" w:rsidRPr="00D93516" w:rsidRDefault="00D93516" w:rsidP="00D93516">
      <w:pPr>
        <w:numPr>
          <w:ilvl w:val="1"/>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Project Name </w:t>
      </w:r>
    </w:p>
    <w:p w14:paraId="256DA1EB" w14:textId="77777777" w:rsidR="00D93516" w:rsidRPr="00D93516" w:rsidRDefault="00D93516" w:rsidP="00D93516">
      <w:pPr>
        <w:numPr>
          <w:ilvl w:val="1"/>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Date Created </w:t>
      </w:r>
    </w:p>
    <w:p w14:paraId="79E986CA" w14:textId="77777777" w:rsidR="00D93516" w:rsidRPr="00D93516" w:rsidRDefault="00D93516" w:rsidP="00D93516">
      <w:pPr>
        <w:numPr>
          <w:ilvl w:val="1"/>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Last Updated </w:t>
      </w:r>
    </w:p>
    <w:p w14:paraId="0EE4EC18" w14:textId="77777777" w:rsidR="00D93516" w:rsidRPr="00D93516" w:rsidRDefault="00D93516" w:rsidP="00D93516">
      <w:pPr>
        <w:numPr>
          <w:ilvl w:val="1"/>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Tags </w:t>
      </w:r>
    </w:p>
    <w:p w14:paraId="7F42202B" w14:textId="77777777" w:rsidR="00D93516" w:rsidRPr="00D93516" w:rsidRDefault="00D93516" w:rsidP="00D93516">
      <w:pPr>
        <w:numPr>
          <w:ilvl w:val="0"/>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Filter Segment: You can apply up to 5 filters to visualize segments with specific attributes. This allows you to focus on segments that meet certain conditions. </w:t>
      </w:r>
    </w:p>
    <w:p w14:paraId="26D90E74" w14:textId="77777777" w:rsidR="00D93516" w:rsidRPr="00D93516" w:rsidRDefault="00D93516" w:rsidP="00D93516">
      <w:pPr>
        <w:numPr>
          <w:ilvl w:val="0"/>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Risk Assessment: The system evaluates segment attributes (e.g. line of sight, path width, surface condition) to determine risk levels for different crash types: </w:t>
      </w:r>
    </w:p>
    <w:p w14:paraId="700C434B" w14:textId="77777777" w:rsidR="00D93516" w:rsidRPr="00D93516" w:rsidRDefault="00D93516" w:rsidP="00D93516">
      <w:pPr>
        <w:numPr>
          <w:ilvl w:val="1"/>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Bicycle–Bicycle </w:t>
      </w:r>
    </w:p>
    <w:p w14:paraId="217E7535" w14:textId="77777777" w:rsidR="00D93516" w:rsidRPr="00D93516" w:rsidRDefault="00D93516" w:rsidP="00D93516">
      <w:pPr>
        <w:numPr>
          <w:ilvl w:val="1"/>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Bicycle–Pedestrian </w:t>
      </w:r>
    </w:p>
    <w:p w14:paraId="0B632788" w14:textId="77777777" w:rsidR="00D93516" w:rsidRPr="00D93516" w:rsidRDefault="00D93516" w:rsidP="00D93516">
      <w:pPr>
        <w:numPr>
          <w:ilvl w:val="1"/>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Single Bicycle </w:t>
      </w:r>
    </w:p>
    <w:p w14:paraId="75F04580" w14:textId="77777777" w:rsidR="00D93516" w:rsidRPr="00D93516" w:rsidRDefault="00D93516" w:rsidP="00D93516">
      <w:pPr>
        <w:numPr>
          <w:ilvl w:val="1"/>
          <w:numId w:val="16"/>
        </w:numPr>
        <w:spacing w:before="100" w:beforeAutospacing="1" w:after="100" w:afterAutospacing="1" w:line="240" w:lineRule="auto"/>
        <w:rPr>
          <w:rFonts w:ascii="Helvetica" w:eastAsia="Times New Roman" w:hAnsi="Helvetica" w:cs="Helvetica"/>
          <w:b/>
          <w:bCs/>
          <w:lang w:val="en-SG" w:eastAsia="zh-CN"/>
        </w:rPr>
      </w:pPr>
      <w:r w:rsidRPr="00D93516">
        <w:rPr>
          <w:rFonts w:ascii="Helvetica" w:eastAsia="Times New Roman" w:hAnsi="Helvetica" w:cs="Helvetica"/>
          <w:b/>
          <w:bCs/>
          <w:lang w:val="en-SG" w:eastAsia="zh-CN"/>
        </w:rPr>
        <w:t xml:space="preserve">Vehicle–Bicycle </w:t>
      </w:r>
    </w:p>
    <w:p w14:paraId="6F66FD77" w14:textId="0CC2BE5C" w:rsidR="00D93516" w:rsidRDefault="00D93516" w:rsidP="00D93516">
      <w:pPr>
        <w:numPr>
          <w:ilvl w:val="0"/>
          <w:numId w:val="16"/>
        </w:numPr>
        <w:spacing w:before="100" w:beforeAutospacing="1" w:after="100" w:afterAutospacing="1" w:line="240" w:lineRule="auto"/>
        <w:rPr>
          <w:ins w:id="20" w:author="Puay Ping KOH (LTA)" w:date="2026-04-01T11:13:00Z" w16du:dateUtc="2026-04-01T03:13:00Z"/>
          <w:rFonts w:ascii="Helvetica" w:eastAsia="Times New Roman" w:hAnsi="Helvetica" w:cs="Helvetica"/>
          <w:b/>
          <w:bCs/>
          <w:lang w:val="en-SG" w:eastAsia="zh-CN"/>
        </w:rPr>
      </w:pPr>
      <w:r w:rsidRPr="00D93516">
        <w:rPr>
          <w:rFonts w:ascii="Helvetica" w:eastAsia="Times New Roman" w:hAnsi="Helvetica" w:cs="Helvetica"/>
          <w:b/>
          <w:bCs/>
          <w:lang w:val="en-SG" w:eastAsia="zh-CN"/>
        </w:rPr>
        <w:t>Segment Visualization: Filtered segments are displayed based on the selected criteria, allowing users to identify patterns and higher-risk areas.</w:t>
      </w:r>
    </w:p>
    <w:p w14:paraId="19B87A4E" w14:textId="67CB2EC2" w:rsidR="00FA2A8A" w:rsidRDefault="00FA2A8A" w:rsidP="00D93516">
      <w:pPr>
        <w:numPr>
          <w:ilvl w:val="0"/>
          <w:numId w:val="16"/>
        </w:numPr>
        <w:spacing w:before="100" w:beforeAutospacing="1" w:after="100" w:afterAutospacing="1" w:line="240" w:lineRule="auto"/>
        <w:rPr>
          <w:ins w:id="21" w:author="Puay Ping KOH (LTA)" w:date="2026-04-01T11:14:00Z" w16du:dateUtc="2026-04-01T03:14:00Z"/>
          <w:rFonts w:ascii="Helvetica" w:eastAsia="Times New Roman" w:hAnsi="Helvetica" w:cs="Helvetica"/>
          <w:b/>
          <w:bCs/>
          <w:lang w:val="en-SG" w:eastAsia="zh-CN"/>
        </w:rPr>
      </w:pPr>
      <w:ins w:id="22" w:author="Puay Ping KOH (LTA)" w:date="2026-04-01T11:13:00Z" w16du:dateUtc="2026-04-01T03:13:00Z">
        <w:r>
          <w:rPr>
            <w:rFonts w:ascii="Helvetica" w:eastAsia="Times New Roman" w:hAnsi="Helvetica" w:cs="Helvetica"/>
            <w:b/>
            <w:bCs/>
            <w:lang w:val="en-SG" w:eastAsia="zh-CN"/>
          </w:rPr>
          <w:t>Validation: User can toggle back to the coding sheet and update the parameters</w:t>
        </w:r>
      </w:ins>
      <w:ins w:id="23" w:author="Puay Ping KOH (LTA)" w:date="2026-04-01T11:14:00Z" w16du:dateUtc="2026-04-01T03:14:00Z">
        <w:r>
          <w:rPr>
            <w:rFonts w:ascii="Helvetica" w:eastAsia="Times New Roman" w:hAnsi="Helvetica" w:cs="Helvetica"/>
            <w:b/>
            <w:bCs/>
            <w:lang w:val="en-SG" w:eastAsia="zh-CN"/>
          </w:rPr>
          <w:t>.</w:t>
        </w:r>
      </w:ins>
    </w:p>
    <w:p w14:paraId="6E718BE5" w14:textId="4142F150" w:rsidR="00FA2A8A" w:rsidRPr="00C4312F" w:rsidRDefault="00FA2A8A" w:rsidP="00D93516">
      <w:pPr>
        <w:numPr>
          <w:ilvl w:val="0"/>
          <w:numId w:val="16"/>
        </w:numPr>
        <w:spacing w:before="100" w:beforeAutospacing="1" w:after="100" w:afterAutospacing="1" w:line="240" w:lineRule="auto"/>
        <w:rPr>
          <w:rFonts w:ascii="Helvetica" w:eastAsia="Times New Roman" w:hAnsi="Helvetica" w:cs="Helvetica"/>
          <w:b/>
          <w:bCs/>
          <w:lang w:val="en-SG" w:eastAsia="zh-CN"/>
        </w:rPr>
      </w:pPr>
      <w:ins w:id="24" w:author="Puay Ping KOH (LTA)" w:date="2026-04-01T11:14:00Z" w16du:dateUtc="2026-04-01T03:14:00Z">
        <w:r>
          <w:rPr>
            <w:rFonts w:ascii="Helvetica" w:eastAsia="Times New Roman" w:hAnsi="Helvetica" w:cs="Helvetica"/>
            <w:b/>
            <w:bCs/>
            <w:lang w:val="en-SG" w:eastAsia="zh-CN"/>
          </w:rPr>
          <w:t>Data export: User can export the filtered data into CSV. file.</w:t>
        </w:r>
      </w:ins>
    </w:p>
    <w:p w14:paraId="1CEEBD3B" w14:textId="77777777" w:rsidR="00D93516" w:rsidRPr="003A4B39" w:rsidRDefault="00D93516" w:rsidP="00D93516">
      <w:pPr>
        <w:spacing w:before="100" w:beforeAutospacing="1" w:after="100" w:afterAutospacing="1" w:line="240" w:lineRule="auto"/>
        <w:rPr>
          <w:rFonts w:ascii="Helvetica" w:eastAsia="Times New Roman" w:hAnsi="Helvetica" w:cs="Helvetica"/>
          <w:b/>
          <w:bCs/>
          <w:sz w:val="24"/>
          <w:szCs w:val="24"/>
          <w:lang w:val="en-SG" w:eastAsia="zh-CN"/>
        </w:rPr>
      </w:pPr>
    </w:p>
    <w:tbl>
      <w:tblPr>
        <w:tblW w:w="0" w:type="auto"/>
        <w:tblLayout w:type="fixed"/>
        <w:tblLook w:val="04A0" w:firstRow="1" w:lastRow="0" w:firstColumn="1" w:lastColumn="0" w:noHBand="0" w:noVBand="1"/>
      </w:tblPr>
      <w:tblGrid>
        <w:gridCol w:w="10770"/>
      </w:tblGrid>
      <w:tr w:rsidR="00BC1394" w14:paraId="69C87245" w14:textId="77777777" w:rsidTr="00F95180">
        <w:trPr>
          <w:trHeight w:hRule="exact" w:val="454"/>
        </w:trPr>
        <w:tc>
          <w:tcPr>
            <w:tcW w:w="10770" w:type="dxa"/>
            <w:shd w:val="clear" w:color="auto" w:fill="C7DCFF"/>
            <w:tcMar>
              <w:left w:w="0" w:type="dxa"/>
              <w:right w:w="0" w:type="dxa"/>
            </w:tcMar>
          </w:tcPr>
          <w:p w14:paraId="4C72C3A5" w14:textId="3705759D" w:rsidR="00BC1394" w:rsidRDefault="00BC1394" w:rsidP="00F95180">
            <w:pPr>
              <w:autoSpaceDE w:val="0"/>
              <w:autoSpaceDN w:val="0"/>
              <w:spacing w:before="42" w:after="0" w:line="330" w:lineRule="exact"/>
              <w:ind w:left="56"/>
            </w:pPr>
            <w:r w:rsidRPr="00BC1394">
              <w:rPr>
                <w:rFonts w:ascii="Helvetica" w:eastAsia="Helvetica" w:hAnsi="Helvetica"/>
                <w:b/>
                <w:color w:val="000000"/>
                <w:sz w:val="24"/>
              </w:rPr>
              <w:t>5. Treatment Application</w:t>
            </w:r>
          </w:p>
        </w:tc>
      </w:tr>
    </w:tbl>
    <w:p w14:paraId="00A5FC0F" w14:textId="77777777" w:rsidR="00BC1394" w:rsidRPr="00BC1394" w:rsidRDefault="00BC1394" w:rsidP="00BC1394">
      <w:pPr>
        <w:spacing w:before="100" w:beforeAutospacing="1" w:after="100" w:afterAutospacing="1" w:line="240" w:lineRule="auto"/>
        <w:rPr>
          <w:rFonts w:ascii="Helvetica" w:eastAsia="Times New Roman" w:hAnsi="Helvetica" w:cs="Helvetica"/>
          <w:b/>
          <w:bCs/>
          <w:sz w:val="24"/>
          <w:szCs w:val="24"/>
          <w:lang w:val="en-SG" w:eastAsia="zh-CN"/>
        </w:rPr>
      </w:pPr>
      <w:r w:rsidRPr="00BC1394">
        <w:rPr>
          <w:rFonts w:ascii="Helvetica" w:eastAsia="Times New Roman" w:hAnsi="Helvetica" w:cs="Helvetica"/>
          <w:b/>
          <w:bCs/>
          <w:sz w:val="24"/>
          <w:szCs w:val="24"/>
          <w:lang w:val="en-SG" w:eastAsia="zh-CN"/>
        </w:rPr>
        <w:t>The Treatment Application acts as a scenario-testing tool to see how safety interventions can reduce the baseline risk. It applies predefined risk multipliers and condition penalties for specific treatments to the chosen segments, recalculating the safety score to show potential improvements.</w:t>
      </w:r>
    </w:p>
    <w:p w14:paraId="39C0B212" w14:textId="77777777" w:rsidR="00BC1394" w:rsidRPr="00BC1394" w:rsidRDefault="00BC1394" w:rsidP="00BC1394">
      <w:pPr>
        <w:numPr>
          <w:ilvl w:val="0"/>
          <w:numId w:val="15"/>
        </w:numPr>
        <w:spacing w:before="100" w:beforeAutospacing="1" w:after="100" w:afterAutospacing="1"/>
        <w:rPr>
          <w:rFonts w:ascii="Helvetica" w:eastAsia="Times New Roman" w:hAnsi="Helvetica" w:cs="Helvetica"/>
          <w:b/>
          <w:bCs/>
          <w:sz w:val="24"/>
          <w:szCs w:val="24"/>
          <w:lang w:val="en-SG" w:eastAsia="zh-CN"/>
        </w:rPr>
      </w:pPr>
      <w:r w:rsidRPr="00BC1394">
        <w:rPr>
          <w:rFonts w:ascii="Helvetica" w:eastAsia="Times New Roman" w:hAnsi="Helvetica" w:cs="Helvetica"/>
          <w:b/>
          <w:bCs/>
          <w:sz w:val="24"/>
          <w:szCs w:val="24"/>
          <w:lang w:val="en-SG" w:eastAsia="zh-CN"/>
        </w:rPr>
        <w:lastRenderedPageBreak/>
        <w:t>Apply Standard Treatments: Select from a library of interventions, such as 'Widen Path', 'Improve Lighting', or 'Provide Physical Separation'.</w:t>
      </w:r>
    </w:p>
    <w:p w14:paraId="307C3F5F" w14:textId="77777777" w:rsidR="00BC1394" w:rsidRPr="00BC1394" w:rsidRDefault="00BC1394" w:rsidP="00BC1394">
      <w:pPr>
        <w:numPr>
          <w:ilvl w:val="0"/>
          <w:numId w:val="15"/>
        </w:numPr>
        <w:spacing w:before="100" w:beforeAutospacing="1" w:after="100" w:afterAutospacing="1"/>
        <w:rPr>
          <w:rFonts w:ascii="Helvetica" w:eastAsia="Times New Roman" w:hAnsi="Helvetica" w:cs="Helvetica"/>
          <w:b/>
          <w:bCs/>
          <w:sz w:val="24"/>
          <w:szCs w:val="24"/>
          <w:lang w:val="en-SG" w:eastAsia="zh-CN"/>
        </w:rPr>
      </w:pPr>
      <w:r w:rsidRPr="00BC1394">
        <w:rPr>
          <w:rFonts w:ascii="Helvetica" w:eastAsia="Times New Roman" w:hAnsi="Helvetica" w:cs="Helvetica"/>
          <w:b/>
          <w:bCs/>
          <w:sz w:val="24"/>
          <w:szCs w:val="24"/>
          <w:lang w:val="en-SG" w:eastAsia="zh-CN"/>
        </w:rPr>
        <w:t>Compare Before and After: View side-by-side risk score reductions (e.g., seeing a Bicycle-Pedestrian crash type score drop after applying a segregated path treatment).</w:t>
      </w:r>
    </w:p>
    <w:p w14:paraId="2997E965" w14:textId="77777777" w:rsidR="00BC1394" w:rsidRPr="00BC1394" w:rsidRDefault="00BC1394" w:rsidP="00BC1394">
      <w:pPr>
        <w:numPr>
          <w:ilvl w:val="0"/>
          <w:numId w:val="15"/>
        </w:numPr>
        <w:spacing w:before="100" w:beforeAutospacing="1" w:after="100" w:afterAutospacing="1"/>
        <w:rPr>
          <w:rFonts w:ascii="Helvetica" w:eastAsia="Times New Roman" w:hAnsi="Helvetica" w:cs="Helvetica"/>
          <w:b/>
          <w:bCs/>
          <w:sz w:val="24"/>
          <w:szCs w:val="24"/>
          <w:lang w:val="en-SG" w:eastAsia="zh-CN"/>
        </w:rPr>
      </w:pPr>
      <w:r w:rsidRPr="00BC1394">
        <w:rPr>
          <w:rFonts w:ascii="Helvetica" w:eastAsia="Times New Roman" w:hAnsi="Helvetica" w:cs="Helvetica"/>
          <w:b/>
          <w:bCs/>
          <w:sz w:val="24"/>
          <w:szCs w:val="24"/>
          <w:lang w:val="en-SG" w:eastAsia="zh-CN"/>
        </w:rPr>
        <w:t>Batch Treatment Application: Apply a selected treatment across multiple segments simultaneously to evaluate corridor-wide safety improvements.</w:t>
      </w:r>
    </w:p>
    <w:p w14:paraId="43E17EEA" w14:textId="77777777" w:rsidR="00BC1394" w:rsidRPr="00BC1394" w:rsidRDefault="00BC1394" w:rsidP="00BC1394">
      <w:pPr>
        <w:numPr>
          <w:ilvl w:val="0"/>
          <w:numId w:val="15"/>
        </w:numPr>
        <w:spacing w:before="100" w:beforeAutospacing="1" w:after="100" w:afterAutospacing="1"/>
        <w:rPr>
          <w:rFonts w:ascii="Helvetica" w:eastAsia="Times New Roman" w:hAnsi="Helvetica" w:cs="Helvetica"/>
          <w:b/>
          <w:bCs/>
          <w:sz w:val="24"/>
          <w:szCs w:val="24"/>
          <w:lang w:val="en-SG" w:eastAsia="zh-CN"/>
        </w:rPr>
      </w:pPr>
      <w:r w:rsidRPr="00BC1394">
        <w:rPr>
          <w:rFonts w:ascii="Helvetica" w:eastAsia="Times New Roman" w:hAnsi="Helvetica" w:cs="Helvetica"/>
          <w:b/>
          <w:bCs/>
          <w:sz w:val="24"/>
          <w:szCs w:val="24"/>
          <w:lang w:val="en-SG" w:eastAsia="zh-CN"/>
        </w:rPr>
        <w:t>Export Interventions: Generate a report of the applied treatments and the estimated safety benefits to present to stakeholders and decision-makers.</w:t>
      </w:r>
    </w:p>
    <w:p w14:paraId="20F619BA" w14:textId="77777777" w:rsidR="00BC1394" w:rsidRPr="00B10B1B" w:rsidRDefault="00BC1394" w:rsidP="00BC1394">
      <w:pPr>
        <w:spacing w:before="100" w:beforeAutospacing="1" w:after="100" w:afterAutospacing="1" w:line="240" w:lineRule="auto"/>
        <w:ind w:left="1060"/>
        <w:rPr>
          <w:rFonts w:ascii="Helvetica" w:eastAsia="Times New Roman" w:hAnsi="Helvetica" w:cs="Helvetica"/>
          <w:sz w:val="24"/>
          <w:szCs w:val="24"/>
          <w:lang w:val="en-SG" w:eastAsia="zh-CN"/>
        </w:rPr>
      </w:pPr>
    </w:p>
    <w:p w14:paraId="3EAB4B41" w14:textId="77777777" w:rsidR="00BC1394" w:rsidRPr="00B10B1B" w:rsidRDefault="00BC1394" w:rsidP="00BC1394">
      <w:pPr>
        <w:spacing w:before="100" w:beforeAutospacing="1" w:after="100" w:afterAutospacing="1" w:line="240" w:lineRule="auto"/>
        <w:rPr>
          <w:rFonts w:ascii="Helvetica" w:eastAsia="Times New Roman" w:hAnsi="Helvetica" w:cs="Helvetica"/>
          <w:sz w:val="24"/>
          <w:szCs w:val="24"/>
          <w:lang w:val="en-SG" w:eastAsia="zh-CN"/>
        </w:rPr>
      </w:pPr>
    </w:p>
    <w:p w14:paraId="569A3F55" w14:textId="02E19E55" w:rsidR="0007134A" w:rsidRPr="00B10B1B" w:rsidRDefault="0007134A" w:rsidP="00B10B1B">
      <w:pPr>
        <w:pStyle w:val="ListParagraph"/>
        <w:autoSpaceDE w:val="0"/>
        <w:autoSpaceDN w:val="0"/>
        <w:spacing w:before="148" w:after="0" w:line="304" w:lineRule="exact"/>
        <w:ind w:left="1060"/>
        <w:rPr>
          <w:b/>
          <w:bCs/>
        </w:rPr>
      </w:pPr>
    </w:p>
    <w:p w14:paraId="77B757EC" w14:textId="77777777" w:rsidR="000B1320" w:rsidRDefault="00000000">
      <w:pPr>
        <w:autoSpaceDE w:val="0"/>
        <w:autoSpaceDN w:val="0"/>
        <w:spacing w:before="5130" w:after="0" w:line="216" w:lineRule="exact"/>
        <w:jc w:val="center"/>
      </w:pPr>
      <w:r>
        <w:rPr>
          <w:rFonts w:ascii="Helvetica" w:eastAsia="Helvetica" w:hAnsi="Helvetica"/>
          <w:i/>
          <w:color w:val="000000"/>
          <w:sz w:val="16"/>
        </w:rPr>
        <w:t>Page 1</w:t>
      </w:r>
    </w:p>
    <w:p w14:paraId="3D7D5B54" w14:textId="2D4D31FB" w:rsidR="000B1320" w:rsidRDefault="000B1320">
      <w:pPr>
        <w:pStyle w:val="ListBullet"/>
      </w:pPr>
    </w:p>
    <w:sectPr w:rsidR="000B1320" w:rsidSect="00034616">
      <w:pgSz w:w="11906" w:h="16838"/>
      <w:pgMar w:top="310" w:right="548" w:bottom="236" w:left="5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BE2322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252AD"/>
    <w:multiLevelType w:val="hybridMultilevel"/>
    <w:tmpl w:val="D84EE83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2EB21A11"/>
    <w:multiLevelType w:val="multilevel"/>
    <w:tmpl w:val="6A14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D7549"/>
    <w:multiLevelType w:val="hybridMultilevel"/>
    <w:tmpl w:val="A486193A"/>
    <w:lvl w:ilvl="0" w:tplc="48090001">
      <w:start w:val="1"/>
      <w:numFmt w:val="bullet"/>
      <w:lvlText w:val=""/>
      <w:lvlJc w:val="left"/>
      <w:pPr>
        <w:ind w:left="1060" w:hanging="360"/>
      </w:pPr>
      <w:rPr>
        <w:rFonts w:ascii="Symbol" w:hAnsi="Symbol" w:hint="default"/>
      </w:rPr>
    </w:lvl>
    <w:lvl w:ilvl="1" w:tplc="48090003" w:tentative="1">
      <w:start w:val="1"/>
      <w:numFmt w:val="bullet"/>
      <w:lvlText w:val="o"/>
      <w:lvlJc w:val="left"/>
      <w:pPr>
        <w:ind w:left="1780" w:hanging="360"/>
      </w:pPr>
      <w:rPr>
        <w:rFonts w:ascii="Courier New" w:hAnsi="Courier New" w:cs="Courier New" w:hint="default"/>
      </w:rPr>
    </w:lvl>
    <w:lvl w:ilvl="2" w:tplc="48090005" w:tentative="1">
      <w:start w:val="1"/>
      <w:numFmt w:val="bullet"/>
      <w:lvlText w:val=""/>
      <w:lvlJc w:val="left"/>
      <w:pPr>
        <w:ind w:left="2500" w:hanging="360"/>
      </w:pPr>
      <w:rPr>
        <w:rFonts w:ascii="Wingdings" w:hAnsi="Wingdings" w:hint="default"/>
      </w:rPr>
    </w:lvl>
    <w:lvl w:ilvl="3" w:tplc="48090001" w:tentative="1">
      <w:start w:val="1"/>
      <w:numFmt w:val="bullet"/>
      <w:lvlText w:val=""/>
      <w:lvlJc w:val="left"/>
      <w:pPr>
        <w:ind w:left="3220" w:hanging="360"/>
      </w:pPr>
      <w:rPr>
        <w:rFonts w:ascii="Symbol" w:hAnsi="Symbol" w:hint="default"/>
      </w:rPr>
    </w:lvl>
    <w:lvl w:ilvl="4" w:tplc="48090003" w:tentative="1">
      <w:start w:val="1"/>
      <w:numFmt w:val="bullet"/>
      <w:lvlText w:val="o"/>
      <w:lvlJc w:val="left"/>
      <w:pPr>
        <w:ind w:left="3940" w:hanging="360"/>
      </w:pPr>
      <w:rPr>
        <w:rFonts w:ascii="Courier New" w:hAnsi="Courier New" w:cs="Courier New" w:hint="default"/>
      </w:rPr>
    </w:lvl>
    <w:lvl w:ilvl="5" w:tplc="48090005" w:tentative="1">
      <w:start w:val="1"/>
      <w:numFmt w:val="bullet"/>
      <w:lvlText w:val=""/>
      <w:lvlJc w:val="left"/>
      <w:pPr>
        <w:ind w:left="4660" w:hanging="360"/>
      </w:pPr>
      <w:rPr>
        <w:rFonts w:ascii="Wingdings" w:hAnsi="Wingdings" w:hint="default"/>
      </w:rPr>
    </w:lvl>
    <w:lvl w:ilvl="6" w:tplc="48090001" w:tentative="1">
      <w:start w:val="1"/>
      <w:numFmt w:val="bullet"/>
      <w:lvlText w:val=""/>
      <w:lvlJc w:val="left"/>
      <w:pPr>
        <w:ind w:left="5380" w:hanging="360"/>
      </w:pPr>
      <w:rPr>
        <w:rFonts w:ascii="Symbol" w:hAnsi="Symbol" w:hint="default"/>
      </w:rPr>
    </w:lvl>
    <w:lvl w:ilvl="7" w:tplc="48090003" w:tentative="1">
      <w:start w:val="1"/>
      <w:numFmt w:val="bullet"/>
      <w:lvlText w:val="o"/>
      <w:lvlJc w:val="left"/>
      <w:pPr>
        <w:ind w:left="6100" w:hanging="360"/>
      </w:pPr>
      <w:rPr>
        <w:rFonts w:ascii="Courier New" w:hAnsi="Courier New" w:cs="Courier New" w:hint="default"/>
      </w:rPr>
    </w:lvl>
    <w:lvl w:ilvl="8" w:tplc="48090005" w:tentative="1">
      <w:start w:val="1"/>
      <w:numFmt w:val="bullet"/>
      <w:lvlText w:val=""/>
      <w:lvlJc w:val="left"/>
      <w:pPr>
        <w:ind w:left="6820" w:hanging="360"/>
      </w:pPr>
      <w:rPr>
        <w:rFonts w:ascii="Wingdings" w:hAnsi="Wingdings" w:hint="default"/>
      </w:rPr>
    </w:lvl>
  </w:abstractNum>
  <w:abstractNum w:abstractNumId="12" w15:restartNumberingAfterBreak="0">
    <w:nsid w:val="57AD44C8"/>
    <w:multiLevelType w:val="hybridMultilevel"/>
    <w:tmpl w:val="DD56BE84"/>
    <w:lvl w:ilvl="0" w:tplc="48090001">
      <w:start w:val="1"/>
      <w:numFmt w:val="bullet"/>
      <w:lvlText w:val=""/>
      <w:lvlJc w:val="left"/>
      <w:pPr>
        <w:ind w:left="1060" w:hanging="360"/>
      </w:pPr>
      <w:rPr>
        <w:rFonts w:ascii="Symbol" w:hAnsi="Symbol" w:hint="default"/>
      </w:rPr>
    </w:lvl>
    <w:lvl w:ilvl="1" w:tplc="48090003" w:tentative="1">
      <w:start w:val="1"/>
      <w:numFmt w:val="bullet"/>
      <w:lvlText w:val="o"/>
      <w:lvlJc w:val="left"/>
      <w:pPr>
        <w:ind w:left="1780" w:hanging="360"/>
      </w:pPr>
      <w:rPr>
        <w:rFonts w:ascii="Courier New" w:hAnsi="Courier New" w:cs="Courier New" w:hint="default"/>
      </w:rPr>
    </w:lvl>
    <w:lvl w:ilvl="2" w:tplc="48090005" w:tentative="1">
      <w:start w:val="1"/>
      <w:numFmt w:val="bullet"/>
      <w:lvlText w:val=""/>
      <w:lvlJc w:val="left"/>
      <w:pPr>
        <w:ind w:left="2500" w:hanging="360"/>
      </w:pPr>
      <w:rPr>
        <w:rFonts w:ascii="Wingdings" w:hAnsi="Wingdings" w:hint="default"/>
      </w:rPr>
    </w:lvl>
    <w:lvl w:ilvl="3" w:tplc="48090001" w:tentative="1">
      <w:start w:val="1"/>
      <w:numFmt w:val="bullet"/>
      <w:lvlText w:val=""/>
      <w:lvlJc w:val="left"/>
      <w:pPr>
        <w:ind w:left="3220" w:hanging="360"/>
      </w:pPr>
      <w:rPr>
        <w:rFonts w:ascii="Symbol" w:hAnsi="Symbol" w:hint="default"/>
      </w:rPr>
    </w:lvl>
    <w:lvl w:ilvl="4" w:tplc="48090003" w:tentative="1">
      <w:start w:val="1"/>
      <w:numFmt w:val="bullet"/>
      <w:lvlText w:val="o"/>
      <w:lvlJc w:val="left"/>
      <w:pPr>
        <w:ind w:left="3940" w:hanging="360"/>
      </w:pPr>
      <w:rPr>
        <w:rFonts w:ascii="Courier New" w:hAnsi="Courier New" w:cs="Courier New" w:hint="default"/>
      </w:rPr>
    </w:lvl>
    <w:lvl w:ilvl="5" w:tplc="48090005" w:tentative="1">
      <w:start w:val="1"/>
      <w:numFmt w:val="bullet"/>
      <w:lvlText w:val=""/>
      <w:lvlJc w:val="left"/>
      <w:pPr>
        <w:ind w:left="4660" w:hanging="360"/>
      </w:pPr>
      <w:rPr>
        <w:rFonts w:ascii="Wingdings" w:hAnsi="Wingdings" w:hint="default"/>
      </w:rPr>
    </w:lvl>
    <w:lvl w:ilvl="6" w:tplc="48090001" w:tentative="1">
      <w:start w:val="1"/>
      <w:numFmt w:val="bullet"/>
      <w:lvlText w:val=""/>
      <w:lvlJc w:val="left"/>
      <w:pPr>
        <w:ind w:left="5380" w:hanging="360"/>
      </w:pPr>
      <w:rPr>
        <w:rFonts w:ascii="Symbol" w:hAnsi="Symbol" w:hint="default"/>
      </w:rPr>
    </w:lvl>
    <w:lvl w:ilvl="7" w:tplc="48090003" w:tentative="1">
      <w:start w:val="1"/>
      <w:numFmt w:val="bullet"/>
      <w:lvlText w:val="o"/>
      <w:lvlJc w:val="left"/>
      <w:pPr>
        <w:ind w:left="6100" w:hanging="360"/>
      </w:pPr>
      <w:rPr>
        <w:rFonts w:ascii="Courier New" w:hAnsi="Courier New" w:cs="Courier New" w:hint="default"/>
      </w:rPr>
    </w:lvl>
    <w:lvl w:ilvl="8" w:tplc="48090005" w:tentative="1">
      <w:start w:val="1"/>
      <w:numFmt w:val="bullet"/>
      <w:lvlText w:val=""/>
      <w:lvlJc w:val="left"/>
      <w:pPr>
        <w:ind w:left="6820" w:hanging="360"/>
      </w:pPr>
      <w:rPr>
        <w:rFonts w:ascii="Wingdings" w:hAnsi="Wingdings" w:hint="default"/>
      </w:rPr>
    </w:lvl>
  </w:abstractNum>
  <w:abstractNum w:abstractNumId="13" w15:restartNumberingAfterBreak="0">
    <w:nsid w:val="5EC73BE3"/>
    <w:multiLevelType w:val="hybridMultilevel"/>
    <w:tmpl w:val="847AB034"/>
    <w:lvl w:ilvl="0" w:tplc="48090001">
      <w:start w:val="1"/>
      <w:numFmt w:val="bullet"/>
      <w:lvlText w:val=""/>
      <w:lvlJc w:val="left"/>
      <w:pPr>
        <w:ind w:left="1060" w:hanging="360"/>
      </w:pPr>
      <w:rPr>
        <w:rFonts w:ascii="Symbol" w:hAnsi="Symbol" w:hint="default"/>
      </w:rPr>
    </w:lvl>
    <w:lvl w:ilvl="1" w:tplc="48090003" w:tentative="1">
      <w:start w:val="1"/>
      <w:numFmt w:val="bullet"/>
      <w:lvlText w:val="o"/>
      <w:lvlJc w:val="left"/>
      <w:pPr>
        <w:ind w:left="1780" w:hanging="360"/>
      </w:pPr>
      <w:rPr>
        <w:rFonts w:ascii="Courier New" w:hAnsi="Courier New" w:cs="Courier New" w:hint="default"/>
      </w:rPr>
    </w:lvl>
    <w:lvl w:ilvl="2" w:tplc="48090005" w:tentative="1">
      <w:start w:val="1"/>
      <w:numFmt w:val="bullet"/>
      <w:lvlText w:val=""/>
      <w:lvlJc w:val="left"/>
      <w:pPr>
        <w:ind w:left="2500" w:hanging="360"/>
      </w:pPr>
      <w:rPr>
        <w:rFonts w:ascii="Wingdings" w:hAnsi="Wingdings" w:hint="default"/>
      </w:rPr>
    </w:lvl>
    <w:lvl w:ilvl="3" w:tplc="48090001" w:tentative="1">
      <w:start w:val="1"/>
      <w:numFmt w:val="bullet"/>
      <w:lvlText w:val=""/>
      <w:lvlJc w:val="left"/>
      <w:pPr>
        <w:ind w:left="3220" w:hanging="360"/>
      </w:pPr>
      <w:rPr>
        <w:rFonts w:ascii="Symbol" w:hAnsi="Symbol" w:hint="default"/>
      </w:rPr>
    </w:lvl>
    <w:lvl w:ilvl="4" w:tplc="48090003" w:tentative="1">
      <w:start w:val="1"/>
      <w:numFmt w:val="bullet"/>
      <w:lvlText w:val="o"/>
      <w:lvlJc w:val="left"/>
      <w:pPr>
        <w:ind w:left="3940" w:hanging="360"/>
      </w:pPr>
      <w:rPr>
        <w:rFonts w:ascii="Courier New" w:hAnsi="Courier New" w:cs="Courier New" w:hint="default"/>
      </w:rPr>
    </w:lvl>
    <w:lvl w:ilvl="5" w:tplc="48090005" w:tentative="1">
      <w:start w:val="1"/>
      <w:numFmt w:val="bullet"/>
      <w:lvlText w:val=""/>
      <w:lvlJc w:val="left"/>
      <w:pPr>
        <w:ind w:left="4660" w:hanging="360"/>
      </w:pPr>
      <w:rPr>
        <w:rFonts w:ascii="Wingdings" w:hAnsi="Wingdings" w:hint="default"/>
      </w:rPr>
    </w:lvl>
    <w:lvl w:ilvl="6" w:tplc="48090001" w:tentative="1">
      <w:start w:val="1"/>
      <w:numFmt w:val="bullet"/>
      <w:lvlText w:val=""/>
      <w:lvlJc w:val="left"/>
      <w:pPr>
        <w:ind w:left="5380" w:hanging="360"/>
      </w:pPr>
      <w:rPr>
        <w:rFonts w:ascii="Symbol" w:hAnsi="Symbol" w:hint="default"/>
      </w:rPr>
    </w:lvl>
    <w:lvl w:ilvl="7" w:tplc="48090003" w:tentative="1">
      <w:start w:val="1"/>
      <w:numFmt w:val="bullet"/>
      <w:lvlText w:val="o"/>
      <w:lvlJc w:val="left"/>
      <w:pPr>
        <w:ind w:left="6100" w:hanging="360"/>
      </w:pPr>
      <w:rPr>
        <w:rFonts w:ascii="Courier New" w:hAnsi="Courier New" w:cs="Courier New" w:hint="default"/>
      </w:rPr>
    </w:lvl>
    <w:lvl w:ilvl="8" w:tplc="48090005" w:tentative="1">
      <w:start w:val="1"/>
      <w:numFmt w:val="bullet"/>
      <w:lvlText w:val=""/>
      <w:lvlJc w:val="left"/>
      <w:pPr>
        <w:ind w:left="6820" w:hanging="360"/>
      </w:pPr>
      <w:rPr>
        <w:rFonts w:ascii="Wingdings" w:hAnsi="Wingdings" w:hint="default"/>
      </w:rPr>
    </w:lvl>
  </w:abstractNum>
  <w:abstractNum w:abstractNumId="14" w15:restartNumberingAfterBreak="0">
    <w:nsid w:val="65037722"/>
    <w:multiLevelType w:val="multilevel"/>
    <w:tmpl w:val="6666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500F98"/>
    <w:multiLevelType w:val="multilevel"/>
    <w:tmpl w:val="BAD04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770441">
    <w:abstractNumId w:val="8"/>
  </w:num>
  <w:num w:numId="2" w16cid:durableId="1019740618">
    <w:abstractNumId w:val="6"/>
  </w:num>
  <w:num w:numId="3" w16cid:durableId="667097487">
    <w:abstractNumId w:val="5"/>
  </w:num>
  <w:num w:numId="4" w16cid:durableId="717702751">
    <w:abstractNumId w:val="4"/>
  </w:num>
  <w:num w:numId="5" w16cid:durableId="2061787661">
    <w:abstractNumId w:val="7"/>
  </w:num>
  <w:num w:numId="6" w16cid:durableId="74401472">
    <w:abstractNumId w:val="3"/>
  </w:num>
  <w:num w:numId="7" w16cid:durableId="2094281914">
    <w:abstractNumId w:val="2"/>
  </w:num>
  <w:num w:numId="8" w16cid:durableId="1188786455">
    <w:abstractNumId w:val="1"/>
  </w:num>
  <w:num w:numId="9" w16cid:durableId="136119126">
    <w:abstractNumId w:val="0"/>
  </w:num>
  <w:num w:numId="10" w16cid:durableId="1874732336">
    <w:abstractNumId w:val="12"/>
  </w:num>
  <w:num w:numId="11" w16cid:durableId="752360290">
    <w:abstractNumId w:val="11"/>
  </w:num>
  <w:num w:numId="12" w16cid:durableId="1348484071">
    <w:abstractNumId w:val="13"/>
  </w:num>
  <w:num w:numId="13" w16cid:durableId="500892748">
    <w:abstractNumId w:val="9"/>
  </w:num>
  <w:num w:numId="14" w16cid:durableId="684477948">
    <w:abstractNumId w:val="14"/>
  </w:num>
  <w:num w:numId="15" w16cid:durableId="1067533397">
    <w:abstractNumId w:val="10"/>
  </w:num>
  <w:num w:numId="16" w16cid:durableId="658191713">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uay Ping KOH (LTA)">
    <w15:presenceInfo w15:providerId="AD" w15:userId="S::KOH_Puay_Ping@lta.gov.sg::76a24eb8-73a3-49f2-8e36-cebbe3342a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34A"/>
    <w:rsid w:val="000B1320"/>
    <w:rsid w:val="0015074B"/>
    <w:rsid w:val="001B281A"/>
    <w:rsid w:val="0029639D"/>
    <w:rsid w:val="002D497B"/>
    <w:rsid w:val="00326F90"/>
    <w:rsid w:val="003A4B39"/>
    <w:rsid w:val="004F72C5"/>
    <w:rsid w:val="00841CDC"/>
    <w:rsid w:val="008E27DB"/>
    <w:rsid w:val="00A974B6"/>
    <w:rsid w:val="00AA1D8D"/>
    <w:rsid w:val="00B10B1B"/>
    <w:rsid w:val="00B47730"/>
    <w:rsid w:val="00BC1394"/>
    <w:rsid w:val="00C15897"/>
    <w:rsid w:val="00C34038"/>
    <w:rsid w:val="00C4312F"/>
    <w:rsid w:val="00CB0664"/>
    <w:rsid w:val="00CE3F88"/>
    <w:rsid w:val="00D93516"/>
    <w:rsid w:val="00E15A05"/>
    <w:rsid w:val="00FA2A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D02B4"/>
  <w14:defaultImageDpi w14:val="300"/>
  <w15:docId w15:val="{8F75D02B-71B4-4B3C-91CD-80C268D1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10B1B"/>
    <w:pPr>
      <w:spacing w:before="100" w:beforeAutospacing="1" w:after="100" w:afterAutospacing="1" w:line="240" w:lineRule="auto"/>
    </w:pPr>
    <w:rPr>
      <w:rFonts w:ascii="Times New Roman" w:eastAsia="Times New Roman" w:hAnsi="Times New Roman" w:cs="Times New Roman"/>
      <w:sz w:val="24"/>
      <w:szCs w:val="24"/>
      <w:lang w:val="en-SG" w:eastAsia="zh-CN"/>
    </w:rPr>
  </w:style>
  <w:style w:type="paragraph" w:styleId="Revision">
    <w:name w:val="Revision"/>
    <w:hidden/>
    <w:uiPriority w:val="99"/>
    <w:semiHidden/>
    <w:rsid w:val="00C340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Puay Ping KOH (LTA)</cp:lastModifiedBy>
  <cp:revision>3</cp:revision>
  <dcterms:created xsi:type="dcterms:W3CDTF">2026-04-01T02:54:00Z</dcterms:created>
  <dcterms:modified xsi:type="dcterms:W3CDTF">2026-04-01T03:14:00Z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803508-8490-4252-b331-d9b72689e942_Enabled">
    <vt:lpwstr>true</vt:lpwstr>
  </property>
  <property fmtid="{D5CDD505-2E9C-101B-9397-08002B2CF9AE}" pid="3" name="MSIP_Label_54803508-8490-4252-b331-d9b72689e942_SetDate">
    <vt:lpwstr>2026-04-01T02:59:53Z</vt:lpwstr>
  </property>
  <property fmtid="{D5CDD505-2E9C-101B-9397-08002B2CF9AE}" pid="4" name="MSIP_Label_54803508-8490-4252-b331-d9b72689e942_Method">
    <vt:lpwstr>Privileged</vt:lpwstr>
  </property>
  <property fmtid="{D5CDD505-2E9C-101B-9397-08002B2CF9AE}" pid="5" name="MSIP_Label_54803508-8490-4252-b331-d9b72689e942_Name">
    <vt:lpwstr>Non Sensitive_0</vt:lpwstr>
  </property>
  <property fmtid="{D5CDD505-2E9C-101B-9397-08002B2CF9AE}" pid="6" name="MSIP_Label_54803508-8490-4252-b331-d9b72689e942_SiteId">
    <vt:lpwstr>0b11c524-9a1c-4e1b-84cb-6336aefc2243</vt:lpwstr>
  </property>
  <property fmtid="{D5CDD505-2E9C-101B-9397-08002B2CF9AE}" pid="7" name="MSIP_Label_54803508-8490-4252-b331-d9b72689e942_ActionId">
    <vt:lpwstr>fa3c78f9-1842-453b-90da-94b4df1792c4</vt:lpwstr>
  </property>
  <property fmtid="{D5CDD505-2E9C-101B-9397-08002B2CF9AE}" pid="8" name="MSIP_Label_54803508-8490-4252-b331-d9b72689e942_ContentBits">
    <vt:lpwstr>0</vt:lpwstr>
  </property>
  <property fmtid="{D5CDD505-2E9C-101B-9397-08002B2CF9AE}" pid="9" name="MSIP_Label_54803508-8490-4252-b331-d9b72689e942_Tag">
    <vt:lpwstr>10, 0, 1, 1</vt:lpwstr>
  </property>
</Properties>
</file>