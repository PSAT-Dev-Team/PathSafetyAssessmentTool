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01FF" w14:textId="77777777" w:rsidR="002D6C16" w:rsidRDefault="00000000">
      <w:pPr>
        <w:pStyle w:val="Title"/>
      </w:pPr>
      <w:commentRangeStart w:id="0"/>
      <w:commentRangeStart w:id="1"/>
      <w:r>
        <w:t>PSAT User Guide</w:t>
      </w:r>
      <w:commentRangeEnd w:id="0"/>
      <w:r w:rsidR="001E25AE">
        <w:rPr>
          <w:rStyle w:val="CommentReference"/>
          <w:sz w:val="52"/>
          <w:szCs w:val="52"/>
        </w:rPr>
        <w:commentReference w:id="0"/>
      </w:r>
      <w:commentRangeEnd w:id="1"/>
      <w:r w:rsidR="001E25AE">
        <w:rPr>
          <w:rStyle w:val="CommentReference"/>
          <w:sz w:val="52"/>
          <w:szCs w:val="52"/>
        </w:rPr>
        <w:commentReference w:id="1"/>
      </w:r>
    </w:p>
    <w:p w14:paraId="208E769F" w14:textId="27BA9F39" w:rsidR="002D6C16" w:rsidRDefault="001E25AE">
      <w:pPr>
        <w:pStyle w:val="Heading1"/>
      </w:pPr>
      <w:del w:id="2" w:author="Puay Ping KOH (LTA)" w:date="2026-05-11T12:40:00Z" w16du:dateUtc="2026-05-11T04:40:00Z">
        <w:r w:rsidDel="001E25AE">
          <w:delText>S</w:delText>
        </w:r>
      </w:del>
      <w:r>
        <w:t>Path Safety Assessment Tool (PSAT) User Guide</w:t>
      </w:r>
    </w:p>
    <w:p w14:paraId="14696338" w14:textId="21E4942F" w:rsidR="002D6C16" w:rsidRDefault="00000000">
      <w:r>
        <w:t xml:space="preserve">Welcome to PSAT. The tool helps you create projects from geotagged survey images, review coded path segments, calculate </w:t>
      </w:r>
      <w:del w:id="3" w:author="Puay Ping KOH (LTA)" w:date="2026-05-11T12:40:00Z" w16du:dateUtc="2026-05-11T04:40:00Z">
        <w:r w:rsidDel="001E25AE">
          <w:delText xml:space="preserve">CycleRAP </w:delText>
        </w:r>
      </w:del>
      <w:ins w:id="4" w:author="Puay Ping KOH (LTA)" w:date="2026-05-11T12:40:00Z" w16du:dateUtc="2026-05-11T04:40:00Z">
        <w:r w:rsidR="001E25AE">
          <w:t xml:space="preserve">safety </w:t>
        </w:r>
      </w:ins>
      <w:r>
        <w:t>risk</w:t>
      </w:r>
      <w:ins w:id="5" w:author="Puay Ping KOH (LTA)" w:date="2026-05-11T12:40:00Z" w16du:dateUtc="2026-05-11T04:40:00Z">
        <w:r w:rsidR="001E25AE">
          <w:t xml:space="preserve"> scores</w:t>
        </w:r>
      </w:ins>
      <w:r>
        <w:t xml:space="preserve">, </w:t>
      </w:r>
      <w:ins w:id="6" w:author="Puay Ping KOH (LTA)" w:date="2026-05-11T12:40:00Z" w16du:dateUtc="2026-05-11T04:40:00Z">
        <w:r w:rsidR="001E25AE">
          <w:t xml:space="preserve">analyse safety hazards </w:t>
        </w:r>
      </w:ins>
      <w:r>
        <w:t>and test treatments.</w:t>
      </w:r>
    </w:p>
    <w:p w14:paraId="2A100A53" w14:textId="77777777" w:rsidR="002D6C16" w:rsidRDefault="00000000">
      <w:pPr>
        <w:pStyle w:val="Heading2"/>
      </w:pPr>
      <w:r>
        <w:t>1. Getting Started</w:t>
      </w:r>
    </w:p>
    <w:p w14:paraId="4468E7B8" w14:textId="77777777" w:rsidR="002D6C16" w:rsidRDefault="00000000">
      <w:pPr>
        <w:pStyle w:val="Heading3"/>
      </w:pPr>
      <w:r>
        <w:t>Open the project list</w:t>
      </w:r>
    </w:p>
    <w:p w14:paraId="078E6852" w14:textId="77777777" w:rsidR="002D6C16" w:rsidRDefault="00000000">
      <w:r>
        <w:t>Use the Home page to browse all projects. You can:</w:t>
      </w:r>
    </w:p>
    <w:p w14:paraId="7D44C988" w14:textId="77777777" w:rsidR="002D6C16" w:rsidRDefault="00000000">
      <w:pPr>
        <w:pStyle w:val="ListBullet"/>
      </w:pPr>
      <w:r>
        <w:t>search by project name or road name</w:t>
      </w:r>
    </w:p>
    <w:p w14:paraId="52F46C01" w14:textId="77777777" w:rsidR="002D6C16" w:rsidRDefault="00000000">
      <w:pPr>
        <w:pStyle w:val="ListBullet"/>
      </w:pPr>
      <w:r>
        <w:t>filter by tag</w:t>
      </w:r>
    </w:p>
    <w:p w14:paraId="05E0371C" w14:textId="77777777" w:rsidR="002D6C16" w:rsidRDefault="00000000">
      <w:pPr>
        <w:pStyle w:val="ListBullet"/>
      </w:pPr>
      <w:r>
        <w:t>sort by verification, autocode progress, and last modified time</w:t>
      </w:r>
    </w:p>
    <w:p w14:paraId="05AEF15C" w14:textId="77777777" w:rsidR="002D6C16" w:rsidRDefault="00000000">
      <w:pPr>
        <w:pStyle w:val="ListBullet"/>
      </w:pPr>
      <w:r>
        <w:t>select one or more projects for coding, path analysis, or treatment work</w:t>
      </w:r>
    </w:p>
    <w:p w14:paraId="236E1524" w14:textId="77777777" w:rsidR="002D6C16" w:rsidRDefault="00000000">
      <w:pPr>
        <w:pStyle w:val="Heading3"/>
      </w:pPr>
      <w:r>
        <w:t>Create a project</w:t>
      </w:r>
    </w:p>
    <w:p w14:paraId="512DBAD4" w14:textId="77777777" w:rsidR="002D6C16" w:rsidRDefault="00000000">
      <w:r>
        <w:t>Use Create Project when you want to build a new project from the source image folders in `in/`.</w:t>
      </w:r>
    </w:p>
    <w:p w14:paraId="62652C0F" w14:textId="0129B4DB" w:rsidR="002D6C16" w:rsidRDefault="00000000">
      <w:r>
        <w:t xml:space="preserve">You can create a project in </w:t>
      </w:r>
      <w:del w:id="7" w:author="Puay Ping KOH (LTA)" w:date="2026-05-11T15:23:00Z" w16du:dateUtc="2026-05-11T07:23:00Z">
        <w:r w:rsidDel="00373A60">
          <w:delText xml:space="preserve">two </w:delText>
        </w:r>
      </w:del>
      <w:ins w:id="8" w:author="Puay Ping KOH (LTA)" w:date="2026-05-11T15:23:00Z" w16du:dateUtc="2026-05-11T07:23:00Z">
        <w:r w:rsidR="00373A60">
          <w:t>three</w:t>
        </w:r>
      </w:ins>
      <w:r>
        <w:t>ways:</w:t>
      </w:r>
    </w:p>
    <w:p w14:paraId="5E581B81" w14:textId="77777777" w:rsidR="002D6C16" w:rsidRDefault="00000000">
      <w:pPr>
        <w:pStyle w:val="ListNumber"/>
      </w:pPr>
      <w:r>
        <w:t>select one source folder directly</w:t>
      </w:r>
    </w:p>
    <w:p w14:paraId="75241ED1" w14:textId="77777777" w:rsidR="002D6C16" w:rsidRDefault="00000000">
      <w:pPr>
        <w:pStyle w:val="ListNumber"/>
        <w:rPr>
          <w:ins w:id="9" w:author="Puay Ping KOH (LTA)" w:date="2026-05-11T15:24:00Z" w16du:dateUtc="2026-05-11T07:24:00Z"/>
        </w:rPr>
      </w:pPr>
      <w:r>
        <w:t>draw a polygon or click a planning area on the map and create a project from multiple selected roads</w:t>
      </w:r>
    </w:p>
    <w:p w14:paraId="0AFB5E5D" w14:textId="263A9205" w:rsidR="00373A60" w:rsidRDefault="00373A60">
      <w:pPr>
        <w:pStyle w:val="ListNumber"/>
      </w:pPr>
      <w:ins w:id="10" w:author="Puay Ping KOH (LTA)" w:date="2026-05-11T15:24:00Z" w16du:dateUtc="2026-05-11T07:24:00Z">
        <w:r>
          <w:t>upload area GIS layers</w:t>
        </w:r>
      </w:ins>
    </w:p>
    <w:p w14:paraId="05BF3AE8" w14:textId="77777777" w:rsidR="002D6C16" w:rsidRDefault="00000000">
      <w:r>
        <w:t>When creating a project:</w:t>
      </w:r>
    </w:p>
    <w:p w14:paraId="144376E1" w14:textId="77777777" w:rsidR="002D6C16" w:rsidRDefault="00000000">
      <w:pPr>
        <w:pStyle w:val="ListBullet"/>
      </w:pPr>
      <w:r>
        <w:t>enter a project name without underscores</w:t>
      </w:r>
    </w:p>
    <w:p w14:paraId="7B3449BC" w14:textId="3E6DF231" w:rsidR="002D6C16" w:rsidRDefault="00000000">
      <w:pPr>
        <w:pStyle w:val="ListBullet"/>
      </w:pPr>
      <w:r>
        <w:t>add tags if needed</w:t>
      </w:r>
      <w:ins w:id="11" w:author="Puay Ping KOH (LTA)" w:date="2026-05-11T15:24:00Z" w16du:dateUtc="2026-05-11T07:24:00Z">
        <w:r w:rsidR="008C2B48">
          <w:t xml:space="preserve"> (for easy grouping</w:t>
        </w:r>
      </w:ins>
      <w:ins w:id="12" w:author="Puay Ping KOH (LTA)" w:date="2026-05-11T15:25:00Z" w16du:dateUtc="2026-05-11T07:25:00Z">
        <w:r w:rsidR="008C2B48">
          <w:t xml:space="preserve"> e.g. NSC, AMK</w:t>
        </w:r>
      </w:ins>
      <w:ins w:id="13" w:author="Puay Ping KOH (LTA)" w:date="2026-05-11T15:24:00Z" w16du:dateUtc="2026-05-11T07:24:00Z">
        <w:r w:rsidR="008C2B48">
          <w:t>)</w:t>
        </w:r>
      </w:ins>
    </w:p>
    <w:p w14:paraId="1FFDB3C0" w14:textId="77777777" w:rsidR="002D6C16" w:rsidRDefault="00000000">
      <w:pPr>
        <w:pStyle w:val="ListBullet"/>
      </w:pPr>
      <w:r>
        <w:t>upload images into a source folder if the folder is missing</w:t>
      </w:r>
    </w:p>
    <w:p w14:paraId="62E5895D" w14:textId="77777777" w:rsidR="002D6C16" w:rsidRDefault="00000000">
      <w:pPr>
        <w:pStyle w:val="ListBullet"/>
      </w:pPr>
      <w:r>
        <w:t>check that selected roads are marked as available before you create the project</w:t>
      </w:r>
    </w:p>
    <w:p w14:paraId="1AD3B2F8" w14:textId="77777777" w:rsidR="002D6C16" w:rsidRDefault="00000000">
      <w:pPr>
        <w:pStyle w:val="Heading3"/>
      </w:pPr>
      <w:r>
        <w:t>Navigate between workflows</w:t>
      </w:r>
    </w:p>
    <w:p w14:paraId="46858313" w14:textId="77777777" w:rsidR="002D6C16" w:rsidRDefault="00000000">
      <w:r>
        <w:t>From the project list, you can send selected projects to:</w:t>
      </w:r>
    </w:p>
    <w:p w14:paraId="0B024579" w14:textId="77777777" w:rsidR="002D6C16" w:rsidRDefault="00000000">
      <w:pPr>
        <w:pStyle w:val="ListBullet"/>
      </w:pPr>
      <w:r>
        <w:t>Coding for detailed review and saving</w:t>
      </w:r>
    </w:p>
    <w:p w14:paraId="712FF710" w14:textId="77777777" w:rsidR="002D6C16" w:rsidRDefault="00000000">
      <w:pPr>
        <w:pStyle w:val="ListBullet"/>
      </w:pPr>
      <w:r>
        <w:t>Analyse Projects for multi-project filtering, charts, and exports</w:t>
      </w:r>
    </w:p>
    <w:p w14:paraId="58262549" w14:textId="77777777" w:rsidR="002D6C16" w:rsidRDefault="00000000">
      <w:pPr>
        <w:pStyle w:val="ListBullet"/>
      </w:pPr>
      <w:r>
        <w:t>Treatment Application for before/after scenario testing</w:t>
      </w:r>
    </w:p>
    <w:p w14:paraId="4A7140C1" w14:textId="77777777" w:rsidR="002D6C16" w:rsidRDefault="00000000">
      <w:pPr>
        <w:pStyle w:val="Heading3"/>
      </w:pPr>
      <w:commentRangeStart w:id="14"/>
      <w:commentRangeStart w:id="15"/>
      <w:r>
        <w:t>Use Help and GIS Layers</w:t>
      </w:r>
      <w:commentRangeEnd w:id="14"/>
      <w:r w:rsidR="008C2B48">
        <w:rPr>
          <w:rStyle w:val="CommentReference"/>
          <w:sz w:val="22"/>
          <w:szCs w:val="22"/>
        </w:rPr>
        <w:commentReference w:id="14"/>
      </w:r>
      <w:commentRangeEnd w:id="15"/>
      <w:r w:rsidR="008C2B48">
        <w:rPr>
          <w:rStyle w:val="CommentReference"/>
          <w:sz w:val="22"/>
          <w:szCs w:val="22"/>
        </w:rPr>
        <w:commentReference w:id="15"/>
      </w:r>
    </w:p>
    <w:p w14:paraId="75CE00C7" w14:textId="5D0E3A52" w:rsidR="002D6C16" w:rsidRDefault="00000000">
      <w:pPr>
        <w:pStyle w:val="ListBullet"/>
      </w:pPr>
      <w:r>
        <w:t>use the Help button for the in-app user</w:t>
      </w:r>
      <w:ins w:id="16" w:author="Puay Ping KOH (LTA)" w:date="2026-05-11T15:26:00Z" w16du:dateUtc="2026-05-11T07:26:00Z">
        <w:r w:rsidR="008C2B48">
          <w:t>, administration</w:t>
        </w:r>
      </w:ins>
      <w:r>
        <w:t xml:space="preserve"> and developer guides</w:t>
      </w:r>
    </w:p>
    <w:p w14:paraId="7B00DC3C" w14:textId="77777777" w:rsidR="002D6C16" w:rsidRDefault="00000000">
      <w:pPr>
        <w:pStyle w:val="ListBullet"/>
      </w:pPr>
      <w:commentRangeStart w:id="17"/>
      <w:r>
        <w:lastRenderedPageBreak/>
        <w:t>use View GIS Layers from the sidebar when you need to inspect the GIS data behind the coding rules</w:t>
      </w:r>
      <w:commentRangeEnd w:id="17"/>
      <w:r w:rsidR="008C2B48">
        <w:rPr>
          <w:rStyle w:val="CommentReference"/>
          <w:sz w:val="22"/>
          <w:szCs w:val="22"/>
        </w:rPr>
        <w:commentReference w:id="17"/>
      </w:r>
    </w:p>
    <w:p w14:paraId="6B0DD312" w14:textId="77777777" w:rsidR="002D6C16" w:rsidRDefault="00000000">
      <w:r>
        <w:br w:type="page"/>
      </w:r>
    </w:p>
    <w:p w14:paraId="0C673B53" w14:textId="77777777" w:rsidR="002D6C16" w:rsidRDefault="00000000">
      <w:pPr>
        <w:pStyle w:val="Heading2"/>
      </w:pPr>
      <w:r>
        <w:lastRenderedPageBreak/>
        <w:t>2. Coding Page</w:t>
      </w:r>
    </w:p>
    <w:p w14:paraId="6F5B9446" w14:textId="77777777" w:rsidR="002D6C16" w:rsidRDefault="00000000">
      <w:r>
        <w:t>The Coding page is the main review workspace. It can open one or more selected projects in a combined session.</w:t>
      </w:r>
    </w:p>
    <w:p w14:paraId="27543951" w14:textId="77777777" w:rsidR="002D6C16" w:rsidRDefault="00000000">
      <w:pPr>
        <w:pStyle w:val="Heading3"/>
      </w:pPr>
      <w:r>
        <w:t>Main layout</w:t>
      </w:r>
    </w:p>
    <w:p w14:paraId="6527A3E0" w14:textId="77777777" w:rsidR="002D6C16" w:rsidRDefault="00000000">
      <w:r>
        <w:t>The page keeps three views in sync:</w:t>
      </w:r>
    </w:p>
    <w:p w14:paraId="3CC6C535" w14:textId="77777777" w:rsidR="002D6C16" w:rsidRDefault="00000000">
      <w:pPr>
        <w:pStyle w:val="ListBullet"/>
      </w:pPr>
      <w:r>
        <w:t>the current segment image</w:t>
      </w:r>
    </w:p>
    <w:p w14:paraId="30884D42" w14:textId="77777777" w:rsidR="002D6C16" w:rsidRDefault="00000000">
      <w:pPr>
        <w:pStyle w:val="ListBullet"/>
      </w:pPr>
      <w:r>
        <w:t>the attributes table</w:t>
      </w:r>
    </w:p>
    <w:p w14:paraId="7808AFFE" w14:textId="77777777" w:rsidR="002D6C16" w:rsidRDefault="00000000">
      <w:pPr>
        <w:pStyle w:val="ListBullet"/>
      </w:pPr>
      <w:r>
        <w:t>the segment map</w:t>
      </w:r>
    </w:p>
    <w:p w14:paraId="0054AD5F" w14:textId="77777777" w:rsidR="002D6C16" w:rsidRDefault="00000000">
      <w:pPr>
        <w:rPr>
          <w:ins w:id="18" w:author="Puay Ping KOH (LTA)" w:date="2026-05-11T15:29:00Z" w16du:dateUtc="2026-05-11T07:29:00Z"/>
        </w:rPr>
      </w:pPr>
      <w:r>
        <w:t>Selecting a segment in one area updates the others.</w:t>
      </w:r>
    </w:p>
    <w:p w14:paraId="7363EA3E" w14:textId="77777777" w:rsidR="008C2B48" w:rsidRDefault="008C2B48">
      <w:pPr>
        <w:rPr>
          <w:ins w:id="19" w:author="Puay Ping KOH (LTA)" w:date="2026-05-11T15:30:00Z" w16du:dateUtc="2026-05-11T07:30:00Z"/>
        </w:rPr>
      </w:pPr>
      <w:ins w:id="20" w:author="Puay Ping KOH (LTA)" w:date="2026-05-11T15:29:00Z" w16du:dateUtc="2026-05-11T07:29:00Z">
        <w:r>
          <w:t xml:space="preserve">User can </w:t>
        </w:r>
      </w:ins>
      <w:ins w:id="21" w:author="Puay Ping KOH (LTA)" w:date="2026-05-11T15:30:00Z" w16du:dateUtc="2026-05-11T07:30:00Z">
        <w:r>
          <w:t>use the following ways to navigate through the segments:</w:t>
        </w:r>
      </w:ins>
    </w:p>
    <w:p w14:paraId="25BFCC38" w14:textId="3CF3E34E" w:rsidR="008C2B48" w:rsidRDefault="008C2B48" w:rsidP="008C2B48">
      <w:pPr>
        <w:pStyle w:val="ListParagraph"/>
        <w:numPr>
          <w:ilvl w:val="0"/>
          <w:numId w:val="10"/>
        </w:numPr>
        <w:rPr>
          <w:ins w:id="22" w:author="Puay Ping KOH (LTA)" w:date="2026-05-11T15:30:00Z" w16du:dateUtc="2026-05-11T07:30:00Z"/>
        </w:rPr>
      </w:pPr>
      <w:ins w:id="23" w:author="Puay Ping KOH (LTA)" w:date="2026-05-11T15:29:00Z" w16du:dateUtc="2026-05-11T07:29:00Z">
        <w:r>
          <w:t>indicate the segment number and jump straight to the s</w:t>
        </w:r>
      </w:ins>
      <w:ins w:id="24" w:author="Puay Ping KOH (LTA)" w:date="2026-05-11T15:30:00Z" w16du:dateUtc="2026-05-11T07:30:00Z">
        <w:r>
          <w:t>egment</w:t>
        </w:r>
      </w:ins>
    </w:p>
    <w:p w14:paraId="2DCC50B1" w14:textId="220AE32F" w:rsidR="008C2B48" w:rsidRDefault="008C2B48" w:rsidP="008C2B48">
      <w:pPr>
        <w:pStyle w:val="ListParagraph"/>
        <w:numPr>
          <w:ilvl w:val="0"/>
          <w:numId w:val="10"/>
        </w:numPr>
        <w:rPr>
          <w:ins w:id="25" w:author="Puay Ping KOH (LTA)" w:date="2026-05-11T15:31:00Z" w16du:dateUtc="2026-05-11T07:31:00Z"/>
        </w:rPr>
      </w:pPr>
      <w:ins w:id="26" w:author="Puay Ping KOH (LTA)" w:date="2026-05-11T15:30:00Z" w16du:dateUtc="2026-05-11T07:30:00Z">
        <w:r>
          <w:t xml:space="preserve">click next or back to choose the </w:t>
        </w:r>
      </w:ins>
      <w:ins w:id="27" w:author="Puay Ping KOH (LTA)" w:date="2026-05-11T15:31:00Z" w16du:dateUtc="2026-05-11T07:31:00Z">
        <w:r>
          <w:t>segment</w:t>
        </w:r>
      </w:ins>
    </w:p>
    <w:p w14:paraId="3FA35533" w14:textId="1B101B57" w:rsidR="008C2B48" w:rsidRDefault="008C2B48">
      <w:pPr>
        <w:pStyle w:val="ListParagraph"/>
        <w:numPr>
          <w:ilvl w:val="0"/>
          <w:numId w:val="10"/>
        </w:numPr>
        <w:pPrChange w:id="28" w:author="Puay Ping KOH (LTA)" w:date="2026-05-11T15:30:00Z" w16du:dateUtc="2026-05-11T07:30:00Z">
          <w:pPr/>
        </w:pPrChange>
      </w:pPr>
      <w:ins w:id="29" w:author="Puay Ping KOH (LTA)" w:date="2026-05-11T15:31:00Z" w16du:dateUtc="2026-05-11T07:31:00Z">
        <w:r>
          <w:t>click the point from the segment map</w:t>
        </w:r>
      </w:ins>
    </w:p>
    <w:p w14:paraId="74A9106C" w14:textId="6256C396" w:rsidR="008C2B48" w:rsidRDefault="008C2B48">
      <w:pPr>
        <w:pStyle w:val="Heading3"/>
        <w:rPr>
          <w:ins w:id="30" w:author="Puay Ping KOH (LTA)" w:date="2026-05-11T15:33:00Z" w16du:dateUtc="2026-05-11T07:33:00Z"/>
        </w:rPr>
      </w:pPr>
      <w:commentRangeStart w:id="31"/>
      <w:ins w:id="32" w:author="Puay Ping KOH (LTA)" w:date="2026-05-11T15:33:00Z" w16du:dateUtc="2026-05-11T07:33:00Z">
        <w:r>
          <w:t>Default values of the attributes</w:t>
        </w:r>
      </w:ins>
      <w:commentRangeEnd w:id="31"/>
      <w:ins w:id="33" w:author="Puay Ping KOH (LTA)" w:date="2026-05-11T15:34:00Z" w16du:dateUtc="2026-05-11T07:34:00Z">
        <w:r w:rsidR="007F04B3">
          <w:rPr>
            <w:rStyle w:val="CommentReference"/>
            <w:sz w:val="22"/>
            <w:szCs w:val="22"/>
          </w:rPr>
          <w:commentReference w:id="31"/>
        </w:r>
      </w:ins>
    </w:p>
    <w:p w14:paraId="4B8BBFFF" w14:textId="6DB5DB40" w:rsidR="002D6C16" w:rsidRDefault="00000000">
      <w:pPr>
        <w:pStyle w:val="Heading3"/>
      </w:pPr>
      <w:r>
        <w:t>Auto-code options</w:t>
      </w:r>
    </w:p>
    <w:p w14:paraId="4B51731A" w14:textId="77777777" w:rsidR="002D6C16" w:rsidRDefault="00000000">
      <w:r>
        <w:t>PSAT supports several auto-code paths:</w:t>
      </w:r>
    </w:p>
    <w:p w14:paraId="0EB99007" w14:textId="77777777" w:rsidR="002D6C16" w:rsidRDefault="00000000">
      <w:pPr>
        <w:pStyle w:val="ListBullet"/>
      </w:pPr>
      <w:commentRangeStart w:id="34"/>
      <w:r>
        <w:t>CV auto-code from the image</w:t>
      </w:r>
      <w:commentRangeEnd w:id="34"/>
      <w:r w:rsidR="00D878D0">
        <w:rPr>
          <w:rStyle w:val="CommentReference"/>
          <w:sz w:val="22"/>
          <w:szCs w:val="22"/>
        </w:rPr>
        <w:commentReference w:id="34"/>
      </w:r>
    </w:p>
    <w:p w14:paraId="7FD71F60" w14:textId="77777777" w:rsidR="002D6C16" w:rsidRDefault="00000000">
      <w:pPr>
        <w:pStyle w:val="ListBullet"/>
        <w:rPr>
          <w:ins w:id="35" w:author="Puay Ping KOH (LTA)" w:date="2026-05-11T15:32:00Z" w16du:dateUtc="2026-05-11T07:32:00Z"/>
        </w:rPr>
      </w:pPr>
      <w:commentRangeStart w:id="36"/>
      <w:r>
        <w:t>GIS auto-code from the segment geometry</w:t>
      </w:r>
      <w:commentRangeEnd w:id="36"/>
      <w:r w:rsidR="00D878D0">
        <w:rPr>
          <w:rStyle w:val="CommentReference"/>
          <w:sz w:val="22"/>
          <w:szCs w:val="22"/>
        </w:rPr>
        <w:commentReference w:id="36"/>
      </w:r>
    </w:p>
    <w:p w14:paraId="360A29DC" w14:textId="333A0F44" w:rsidR="008C2B48" w:rsidRDefault="008C2B48">
      <w:pPr>
        <w:pStyle w:val="ListBullet"/>
      </w:pPr>
      <w:commentRangeStart w:id="37"/>
      <w:ins w:id="38" w:author="Puay Ping KOH (LTA)" w:date="2026-05-11T15:32:00Z" w16du:dateUtc="2026-05-11T07:32:00Z">
        <w:r>
          <w:t>Logic rules</w:t>
        </w:r>
      </w:ins>
      <w:commentRangeEnd w:id="37"/>
      <w:ins w:id="39" w:author="Puay Ping KOH (LTA)" w:date="2026-05-11T15:55:00Z" w16du:dateUtc="2026-05-11T07:55:00Z">
        <w:r w:rsidR="00D878D0">
          <w:rPr>
            <w:rStyle w:val="CommentReference"/>
            <w:sz w:val="22"/>
            <w:szCs w:val="22"/>
          </w:rPr>
          <w:commentReference w:id="37"/>
        </w:r>
      </w:ins>
    </w:p>
    <w:p w14:paraId="7ADBA6F9" w14:textId="77777777" w:rsidR="002D6C16" w:rsidRDefault="00000000">
      <w:pPr>
        <w:pStyle w:val="ListBullet"/>
      </w:pPr>
      <w:r>
        <w:t xml:space="preserve">bulk auto-code </w:t>
      </w:r>
      <w:commentRangeStart w:id="40"/>
      <w:r>
        <w:t xml:space="preserve">across selected rows </w:t>
      </w:r>
      <w:commentRangeEnd w:id="40"/>
      <w:r w:rsidR="008C2B48">
        <w:rPr>
          <w:rStyle w:val="CommentReference"/>
          <w:sz w:val="22"/>
          <w:szCs w:val="22"/>
        </w:rPr>
        <w:commentReference w:id="40"/>
      </w:r>
      <w:r>
        <w:t>or the full project</w:t>
      </w:r>
    </w:p>
    <w:p w14:paraId="57A19D76" w14:textId="0AE25B7A" w:rsidR="002D6C16" w:rsidRDefault="00000000">
      <w:pPr>
        <w:pStyle w:val="ListBullet"/>
      </w:pPr>
      <w:r>
        <w:t xml:space="preserve">per-attribute auto-code in workflows that target only certain </w:t>
      </w:r>
      <w:del w:id="41" w:author="Puay Ping KOH (LTA)" w:date="2026-05-11T15:32:00Z" w16du:dateUtc="2026-05-11T07:32:00Z">
        <w:r w:rsidDel="008C2B48">
          <w:delText>fields</w:delText>
        </w:r>
      </w:del>
      <w:ins w:id="42" w:author="Puay Ping KOH (LTA)" w:date="2026-05-11T15:32:00Z" w16du:dateUtc="2026-05-11T07:32:00Z">
        <w:r w:rsidR="008C2B48">
          <w:t>attributes</w:t>
        </w:r>
      </w:ins>
    </w:p>
    <w:p w14:paraId="6E228D35" w14:textId="1DF3A2E8" w:rsidR="002D6C16" w:rsidRDefault="00000000">
      <w:r>
        <w:t>Autocode updates are tracked</w:t>
      </w:r>
      <w:ins w:id="43" w:author="Puay Ping KOH (LTA)" w:date="2026-05-11T15:34:00Z" w16du:dateUtc="2026-05-11T07:34:00Z">
        <w:r w:rsidR="007F04B3">
          <w:t xml:space="preserve"> and displayed in the project listing as Percentage </w:t>
        </w:r>
      </w:ins>
      <w:ins w:id="44" w:author="Puay Ping KOH (LTA)" w:date="2026-05-11T15:35:00Z" w16du:dateUtc="2026-05-11T07:35:00Z">
        <w:r w:rsidR="007F04B3">
          <w:t>Segment</w:t>
        </w:r>
      </w:ins>
      <w:ins w:id="45" w:author="Puay Ping KOH (LTA)" w:date="2026-05-11T15:34:00Z" w16du:dateUtc="2026-05-11T07:34:00Z">
        <w:r w:rsidR="007F04B3">
          <w:t>s Autocoded</w:t>
        </w:r>
      </w:ins>
      <w:r>
        <w:t>, and the Segments Autocoded counter is updated in the project metadata.</w:t>
      </w:r>
    </w:p>
    <w:p w14:paraId="3E902630" w14:textId="77777777" w:rsidR="002D6C16" w:rsidRDefault="00000000">
      <w:pPr>
        <w:pStyle w:val="Heading3"/>
      </w:pPr>
      <w:r>
        <w:t>Manual review</w:t>
      </w:r>
    </w:p>
    <w:p w14:paraId="3B15C3B3" w14:textId="77777777" w:rsidR="002D6C16" w:rsidRDefault="00000000">
      <w:r>
        <w:t>You can override any coded value directly in the table. The page also shows:</w:t>
      </w:r>
    </w:p>
    <w:p w14:paraId="4D016FB6" w14:textId="26DDA9BD" w:rsidR="002D6C16" w:rsidRDefault="00737AB3">
      <w:pPr>
        <w:pStyle w:val="ListBullet"/>
        <w:rPr>
          <w:ins w:id="46" w:author="Puay Ping KOH (LTA)" w:date="2026-05-11T15:38:00Z" w16du:dateUtc="2026-05-11T07:38:00Z"/>
        </w:rPr>
      </w:pPr>
      <w:ins w:id="47" w:author="Puay Ping KOH (LTA)" w:date="2026-05-11T15:37:00Z" w16du:dateUtc="2026-05-11T07:37:00Z">
        <w:r>
          <w:t xml:space="preserve">risk </w:t>
        </w:r>
      </w:ins>
      <w:r>
        <w:t xml:space="preserve">score updates </w:t>
      </w:r>
      <w:ins w:id="48" w:author="Puay Ping KOH (LTA)" w:date="2026-05-11T15:37:00Z" w16du:dateUtc="2026-05-11T07:37:00Z">
        <w:r>
          <w:t xml:space="preserve">(on-the-fly) </w:t>
        </w:r>
      </w:ins>
      <w:r>
        <w:t>for the selected segment</w:t>
      </w:r>
    </w:p>
    <w:p w14:paraId="57E6C18D" w14:textId="20EDEE00" w:rsidR="00737AB3" w:rsidRDefault="00737AB3">
      <w:pPr>
        <w:pStyle w:val="ListBullet"/>
      </w:pPr>
      <w:ins w:id="49" w:author="Puay Ping KOH (LTA)" w:date="2026-05-11T15:38:00Z" w16du:dateUtc="2026-05-11T07:38:00Z">
        <w:r>
          <w:t>boxed-up attributes being overwritten manually</w:t>
        </w:r>
      </w:ins>
    </w:p>
    <w:p w14:paraId="4B27701C" w14:textId="5FAFDFBD" w:rsidR="002D6C16" w:rsidRDefault="00000000">
      <w:pPr>
        <w:pStyle w:val="ListBullet"/>
      </w:pPr>
      <w:r>
        <w:t xml:space="preserve">a validation summary </w:t>
      </w:r>
      <w:ins w:id="50" w:author="Puay Ping KOH (LTA)" w:date="2026-05-11T15:39:00Z" w16du:dateUtc="2026-05-11T07:39:00Z">
        <w:r w:rsidR="00737AB3">
          <w:t xml:space="preserve">table </w:t>
        </w:r>
      </w:ins>
      <w:r>
        <w:t xml:space="preserve">comparing </w:t>
      </w:r>
      <w:ins w:id="51" w:author="Puay Ping KOH (LTA)" w:date="2026-05-11T15:39:00Z" w16du:dateUtc="2026-05-11T07:39:00Z">
        <w:r w:rsidR="00737AB3">
          <w:t xml:space="preserve">percentage of attributes being over written </w:t>
        </w:r>
      </w:ins>
      <w:del w:id="52" w:author="Puay Ping KOH (LTA)" w:date="2026-05-11T15:39:00Z" w16du:dateUtc="2026-05-11T07:39:00Z">
        <w:r w:rsidDel="00737AB3">
          <w:delText xml:space="preserve">current rows </w:delText>
        </w:r>
      </w:del>
      <w:r>
        <w:t>against the stored baseline</w:t>
      </w:r>
      <w:ins w:id="53" w:author="Puay Ping KOH (LTA)" w:date="2026-05-11T15:39:00Z" w16du:dateUtc="2026-05-11T07:39:00Z">
        <w:r w:rsidR="00737AB3">
          <w:t xml:space="preserve"> (autocoded)</w:t>
        </w:r>
      </w:ins>
    </w:p>
    <w:p w14:paraId="4304B797" w14:textId="77777777" w:rsidR="002D6C16" w:rsidRDefault="00000000">
      <w:pPr>
        <w:pStyle w:val="ListBullet"/>
      </w:pPr>
      <w:commentRangeStart w:id="54"/>
      <w:r>
        <w:t>field-source provenance for auto-coded changes</w:t>
      </w:r>
      <w:commentRangeEnd w:id="54"/>
      <w:r w:rsidR="00737AB3">
        <w:rPr>
          <w:rStyle w:val="CommentReference"/>
          <w:sz w:val="22"/>
          <w:szCs w:val="22"/>
        </w:rPr>
        <w:commentReference w:id="54"/>
      </w:r>
    </w:p>
    <w:p w14:paraId="2703F865" w14:textId="77777777" w:rsidR="002D6C16" w:rsidRDefault="00000000">
      <w:pPr>
        <w:pStyle w:val="Heading3"/>
      </w:pPr>
      <w:r>
        <w:t>Details and GIS context</w:t>
      </w:r>
    </w:p>
    <w:p w14:paraId="5E5CFAAE" w14:textId="77777777" w:rsidR="002D6C16" w:rsidRDefault="00000000">
      <w:r>
        <w:t>For supported attributes, the page can show extra spatial detail such as:</w:t>
      </w:r>
    </w:p>
    <w:p w14:paraId="3009C3B2" w14:textId="67697E02" w:rsidR="002D6C16" w:rsidRDefault="00000000">
      <w:pPr>
        <w:pStyle w:val="ListBullet"/>
      </w:pPr>
      <w:r>
        <w:lastRenderedPageBreak/>
        <w:t xml:space="preserve">nearby GIS layers </w:t>
      </w:r>
      <w:ins w:id="55" w:author="Puay Ping KOH (LTA)" w:date="2026-05-11T15:42:00Z" w16du:dateUtc="2026-05-11T07:42:00Z">
        <w:r w:rsidR="00F957AC">
          <w:t xml:space="preserve">(e.g. cycling path, footpath, MRT stations, Bus stops etc) 5m radius </w:t>
        </w:r>
      </w:ins>
      <w:r>
        <w:t>around the current segment</w:t>
      </w:r>
    </w:p>
    <w:p w14:paraId="01A55F61" w14:textId="77777777" w:rsidR="002D6C16" w:rsidRDefault="00000000">
      <w:pPr>
        <w:pStyle w:val="ListBullet"/>
      </w:pPr>
      <w:r>
        <w:t>curvature visualization</w:t>
      </w:r>
    </w:p>
    <w:p w14:paraId="4048CC4D" w14:textId="77777777" w:rsidR="002D6C16" w:rsidRDefault="00000000">
      <w:pPr>
        <w:pStyle w:val="ListBullet"/>
      </w:pPr>
      <w:r>
        <w:t>width visualization</w:t>
      </w:r>
    </w:p>
    <w:p w14:paraId="43D28B6D" w14:textId="77777777" w:rsidR="002D6C16" w:rsidRDefault="00000000">
      <w:pPr>
        <w:pStyle w:val="ListBullet"/>
      </w:pPr>
      <w:r>
        <w:t>grade or gradient details when profile data is available</w:t>
      </w:r>
    </w:p>
    <w:p w14:paraId="7F3BB7A6" w14:textId="77777777" w:rsidR="002D6C16" w:rsidRDefault="00000000">
      <w:pPr>
        <w:pStyle w:val="Heading3"/>
      </w:pPr>
      <w:r>
        <w:t>Save and progress tracking</w:t>
      </w:r>
    </w:p>
    <w:p w14:paraId="31016074" w14:textId="77777777" w:rsidR="002D6C16" w:rsidRDefault="00000000">
      <w:r>
        <w:t>After review:</w:t>
      </w:r>
    </w:p>
    <w:p w14:paraId="1CDE1371" w14:textId="77777777" w:rsidR="002D6C16" w:rsidRDefault="00000000">
      <w:pPr>
        <w:pStyle w:val="ListBullet"/>
      </w:pPr>
      <w:r>
        <w:t>save your attribute edits to persist them and recalculate scores</w:t>
      </w:r>
    </w:p>
    <w:p w14:paraId="0E9C8C9A" w14:textId="0225FB21" w:rsidR="002D6C16" w:rsidRDefault="00000000">
      <w:pPr>
        <w:pStyle w:val="ListBullet"/>
      </w:pPr>
      <w:r>
        <w:t>update the Segments Verified</w:t>
      </w:r>
      <w:ins w:id="56" w:author="Puay Ping KOH (LTA)" w:date="2026-05-11T15:44:00Z" w16du:dateUtc="2026-05-11T07:44:00Z">
        <w:r w:rsidR="00D878D0">
          <w:t xml:space="preserve"> Percentage</w:t>
        </w:r>
      </w:ins>
      <w:r>
        <w:t xml:space="preserve"> counter as you complete manual checks</w:t>
      </w:r>
    </w:p>
    <w:p w14:paraId="26CAAC6A" w14:textId="77777777" w:rsidR="002D6C16" w:rsidRDefault="00000000">
      <w:r>
        <w:br w:type="page"/>
      </w:r>
    </w:p>
    <w:p w14:paraId="48452863" w14:textId="77777777" w:rsidR="002D6C16" w:rsidRDefault="00000000">
      <w:pPr>
        <w:pStyle w:val="Heading2"/>
      </w:pPr>
      <w:r>
        <w:lastRenderedPageBreak/>
        <w:t>3. Map View &amp; Analysis</w:t>
      </w:r>
    </w:p>
    <w:p w14:paraId="202B3B8D" w14:textId="77777777" w:rsidR="002D6C16" w:rsidRDefault="00000000">
      <w:r>
        <w:t>Map views appear in several PSAT workflows, especially Coding, Path Analysis, Treatment, and GIS Layers.</w:t>
      </w:r>
    </w:p>
    <w:p w14:paraId="3598650B" w14:textId="77777777" w:rsidR="002D6C16" w:rsidRDefault="00000000">
      <w:pPr>
        <w:pStyle w:val="Heading3"/>
      </w:pPr>
      <w:r>
        <w:t>Segment map in Coding</w:t>
      </w:r>
    </w:p>
    <w:p w14:paraId="32692226" w14:textId="77777777" w:rsidR="002D6C16" w:rsidRDefault="00000000">
      <w:r>
        <w:t>On the Coding page, the map helps you:</w:t>
      </w:r>
    </w:p>
    <w:p w14:paraId="064FECC4" w14:textId="77777777" w:rsidR="002D6C16" w:rsidRDefault="00000000">
      <w:pPr>
        <w:pStyle w:val="ListBullet"/>
      </w:pPr>
      <w:r>
        <w:t>click a segment to select it</w:t>
      </w:r>
    </w:p>
    <w:p w14:paraId="433AD054" w14:textId="77777777" w:rsidR="002D6C16" w:rsidRDefault="00000000">
      <w:pPr>
        <w:pStyle w:val="ListBullet"/>
      </w:pPr>
      <w:r>
        <w:t>see risk-band coloring for saved scoring results</w:t>
      </w:r>
    </w:p>
    <w:p w14:paraId="4256F80A" w14:textId="77777777" w:rsidR="002D6C16" w:rsidRDefault="00000000">
      <w:pPr>
        <w:pStyle w:val="ListBullet"/>
      </w:pPr>
      <w:r>
        <w:t>view nearby GIS context for the current point</w:t>
      </w:r>
    </w:p>
    <w:p w14:paraId="1D766317" w14:textId="2AE5287C" w:rsidR="002D6C16" w:rsidRDefault="00000000">
      <w:pPr>
        <w:pStyle w:val="ListBullet"/>
      </w:pPr>
      <w:r>
        <w:t xml:space="preserve">inspect the spatial position of the current </w:t>
      </w:r>
      <w:del w:id="57" w:author="Puay Ping KOH (LTA)" w:date="2026-05-11T15:48:00Z" w16du:dateUtc="2026-05-11T07:48:00Z">
        <w:r w:rsidDel="00D878D0">
          <w:delText xml:space="preserve">image and </w:delText>
        </w:r>
      </w:del>
      <w:r>
        <w:t>segment</w:t>
      </w:r>
    </w:p>
    <w:p w14:paraId="61C41975" w14:textId="77777777" w:rsidR="002D6C16" w:rsidRDefault="00000000">
      <w:pPr>
        <w:pStyle w:val="Heading3"/>
      </w:pPr>
      <w:commentRangeStart w:id="58"/>
      <w:r>
        <w:t>Risk colors</w:t>
      </w:r>
      <w:commentRangeEnd w:id="58"/>
      <w:r w:rsidR="00D878D0">
        <w:rPr>
          <w:rStyle w:val="CommentReference"/>
          <w:sz w:val="22"/>
          <w:szCs w:val="22"/>
        </w:rPr>
        <w:commentReference w:id="58"/>
      </w:r>
    </w:p>
    <w:p w14:paraId="3B118EDF" w14:textId="5DB832A9" w:rsidR="002D6C16" w:rsidRDefault="00000000">
      <w:r>
        <w:t>Segments are color-coded by their highest relevant risk band so you can quickly spot high-risk areas.</w:t>
      </w:r>
      <w:ins w:id="59" w:author="Puay Ping KOH (LTA)" w:date="2026-05-11T15:48:00Z" w16du:dateUtc="2026-05-11T07:48:00Z">
        <w:r w:rsidR="00D878D0">
          <w:t xml:space="preserve"> </w:t>
        </w:r>
      </w:ins>
    </w:p>
    <w:p w14:paraId="2BA2D409" w14:textId="77777777" w:rsidR="002D6C16" w:rsidRDefault="00000000">
      <w:pPr>
        <w:pStyle w:val="Heading3"/>
      </w:pPr>
      <w:r>
        <w:t>GIS context</w:t>
      </w:r>
    </w:p>
    <w:p w14:paraId="20AD1AA3" w14:textId="66E5E690" w:rsidR="002D6C16" w:rsidRDefault="00000000">
      <w:r>
        <w:t>Depending on the page and workflow, PSAT can show nearby</w:t>
      </w:r>
      <w:ins w:id="60" w:author="Puay Ping KOH (LTA)" w:date="2026-05-11T15:49:00Z" w16du:dateUtc="2026-05-11T07:49:00Z">
        <w:r w:rsidR="00D878D0">
          <w:t xml:space="preserve"> (within 5m radius of segment)</w:t>
        </w:r>
      </w:ins>
      <w:r>
        <w:t xml:space="preserve"> GIS information such as:</w:t>
      </w:r>
    </w:p>
    <w:p w14:paraId="2BE3AFFD" w14:textId="77777777" w:rsidR="002D6C16" w:rsidRDefault="00000000">
      <w:pPr>
        <w:pStyle w:val="ListBullet"/>
      </w:pPr>
      <w:r>
        <w:t>paths and crossings</w:t>
      </w:r>
    </w:p>
    <w:p w14:paraId="58E34F68" w14:textId="77777777" w:rsidR="002D6C16" w:rsidRDefault="00000000">
      <w:pPr>
        <w:pStyle w:val="ListBullet"/>
      </w:pPr>
      <w:r>
        <w:t>bus stops and MRT-related features</w:t>
      </w:r>
    </w:p>
    <w:p w14:paraId="236A2219" w14:textId="77777777" w:rsidR="002D6C16" w:rsidRDefault="00000000">
      <w:pPr>
        <w:pStyle w:val="ListBullet"/>
      </w:pPr>
      <w:r>
        <w:t>road-name and planning-area context</w:t>
      </w:r>
    </w:p>
    <w:p w14:paraId="39AAE057" w14:textId="2C9D7B8D" w:rsidR="002D6C16" w:rsidRDefault="00000000">
      <w:pPr>
        <w:pStyle w:val="ListBullet"/>
      </w:pPr>
      <w:r>
        <w:t>width</w:t>
      </w:r>
      <w:del w:id="61" w:author="Puay Ping KOH (LTA)" w:date="2026-05-11T15:50:00Z" w16du:dateUtc="2026-05-11T07:50:00Z">
        <w:r w:rsidDel="00D878D0">
          <w:delText xml:space="preserve"> and</w:delText>
        </w:r>
      </w:del>
      <w:ins w:id="62" w:author="Puay Ping KOH (LTA)" w:date="2026-05-11T15:50:00Z" w16du:dateUtc="2026-05-11T07:50:00Z">
        <w:r w:rsidR="00D878D0">
          <w:t>,</w:t>
        </w:r>
      </w:ins>
      <w:r>
        <w:t xml:space="preserve"> curvature </w:t>
      </w:r>
      <w:ins w:id="63" w:author="Puay Ping KOH (LTA)" w:date="2026-05-11T15:50:00Z" w16du:dateUtc="2026-05-11T07:50:00Z">
        <w:r w:rsidR="00D878D0">
          <w:t xml:space="preserve">and gradient </w:t>
        </w:r>
      </w:ins>
      <w:r>
        <w:t>analysis overlays</w:t>
      </w:r>
    </w:p>
    <w:p w14:paraId="6B6D397A" w14:textId="77777777" w:rsidR="002D6C16" w:rsidRDefault="00000000">
      <w:pPr>
        <w:pStyle w:val="Heading3"/>
      </w:pPr>
      <w:r>
        <w:t>GIS Layers page</w:t>
      </w:r>
    </w:p>
    <w:p w14:paraId="5842EF49" w14:textId="77777777" w:rsidR="002D6C16" w:rsidRDefault="00000000">
      <w:r>
        <w:t>Use the dedicated GIS Layers page when you want to inspect the raw shapefile layers themselves rather than just the map context around a segment.</w:t>
      </w:r>
    </w:p>
    <w:p w14:paraId="1AE2A800" w14:textId="77777777" w:rsidR="002D6C16" w:rsidRDefault="00000000">
      <w:r>
        <w:t>That page lets you preview available layers, review their metadata, and update GIS files when needed.</w:t>
      </w:r>
    </w:p>
    <w:p w14:paraId="0453D1BC" w14:textId="77777777" w:rsidR="002D6C16" w:rsidRDefault="00000000">
      <w:r>
        <w:br w:type="page"/>
      </w:r>
    </w:p>
    <w:p w14:paraId="1EA1C296" w14:textId="77777777" w:rsidR="002D6C16" w:rsidRDefault="00000000">
      <w:pPr>
        <w:pStyle w:val="Heading2"/>
      </w:pPr>
      <w:r>
        <w:lastRenderedPageBreak/>
        <w:t>4. Path Analysis</w:t>
      </w:r>
    </w:p>
    <w:p w14:paraId="3EB2AB31" w14:textId="77777777" w:rsidR="002D6C16" w:rsidRDefault="00000000">
      <w:r>
        <w:t>The Path Analysis page is the multi-project analysis workspace.</w:t>
      </w:r>
    </w:p>
    <w:p w14:paraId="675E4134" w14:textId="77777777" w:rsidR="002D6C16" w:rsidRDefault="00000000">
      <w:pPr>
        <w:pStyle w:val="Heading3"/>
      </w:pPr>
      <w:r>
        <w:t>Select projects</w:t>
      </w:r>
    </w:p>
    <w:p w14:paraId="25F84FE5" w14:textId="77777777" w:rsidR="002D6C16" w:rsidRDefault="00000000">
      <w:r>
        <w:t>You can select one or more projects to analyze together. The search box also matches source-road names, so you can find projects even when the project title and road name differ.</w:t>
      </w:r>
    </w:p>
    <w:p w14:paraId="421DBC2A" w14:textId="77777777" w:rsidR="002D6C16" w:rsidRDefault="00000000">
      <w:pPr>
        <w:pStyle w:val="Heading3"/>
      </w:pPr>
      <w:r>
        <w:t>Filter before loading</w:t>
      </w:r>
    </w:p>
    <w:p w14:paraId="09C86509" w14:textId="77777777" w:rsidR="002D6C16" w:rsidRDefault="00000000">
      <w:r>
        <w:t>Before loading projects, you can filter by:</w:t>
      </w:r>
    </w:p>
    <w:p w14:paraId="67D8D293" w14:textId="77777777" w:rsidR="002D6C16" w:rsidRDefault="00000000">
      <w:pPr>
        <w:pStyle w:val="ListBullet"/>
      </w:pPr>
      <w:r>
        <w:t>project or road name</w:t>
      </w:r>
    </w:p>
    <w:p w14:paraId="0413361C" w14:textId="77777777" w:rsidR="002D6C16" w:rsidRDefault="00000000">
      <w:pPr>
        <w:pStyle w:val="ListBullet"/>
      </w:pPr>
      <w:r>
        <w:t>tag</w:t>
      </w:r>
    </w:p>
    <w:p w14:paraId="700F8871" w14:textId="77777777" w:rsidR="002D6C16" w:rsidRDefault="00000000">
      <w:pPr>
        <w:pStyle w:val="ListBullet"/>
      </w:pPr>
      <w:r>
        <w:t>date created range</w:t>
      </w:r>
    </w:p>
    <w:p w14:paraId="1EF240B4" w14:textId="77777777" w:rsidR="002D6C16" w:rsidRDefault="00000000">
      <w:pPr>
        <w:pStyle w:val="ListBullet"/>
      </w:pPr>
      <w:r>
        <w:t>last updated range</w:t>
      </w:r>
    </w:p>
    <w:p w14:paraId="4EA8F15D" w14:textId="77777777" w:rsidR="002D6C16" w:rsidRDefault="00000000">
      <w:pPr>
        <w:pStyle w:val="Heading3"/>
      </w:pPr>
      <w:r>
        <w:t>Analyze loaded data</w:t>
      </w:r>
    </w:p>
    <w:p w14:paraId="42404A90" w14:textId="77777777" w:rsidR="002D6C16" w:rsidRDefault="00000000">
      <w:r>
        <w:t>After loading projects, you can:</w:t>
      </w:r>
    </w:p>
    <w:p w14:paraId="37793E9F" w14:textId="77777777" w:rsidR="002D6C16" w:rsidRDefault="00000000">
      <w:pPr>
        <w:pStyle w:val="ListBullet"/>
      </w:pPr>
      <w:r>
        <w:t>choose up to five attributes to focus on</w:t>
      </w:r>
    </w:p>
    <w:p w14:paraId="4164181A" w14:textId="77777777" w:rsidR="002D6C16" w:rsidRDefault="00000000">
      <w:pPr>
        <w:pStyle w:val="ListBullet"/>
      </w:pPr>
      <w:commentRangeStart w:id="64"/>
      <w:r>
        <w:t>apply segment-level filters</w:t>
      </w:r>
      <w:commentRangeEnd w:id="64"/>
      <w:r w:rsidR="00D878D0">
        <w:rPr>
          <w:rStyle w:val="CommentReference"/>
          <w:sz w:val="22"/>
          <w:szCs w:val="22"/>
        </w:rPr>
        <w:commentReference w:id="64"/>
      </w:r>
    </w:p>
    <w:p w14:paraId="37FD7C15" w14:textId="77777777" w:rsidR="002D6C16" w:rsidRDefault="00000000">
      <w:pPr>
        <w:pStyle w:val="ListBullet"/>
      </w:pPr>
      <w:r>
        <w:t>view attribute distributions and aggregated score-band summaries</w:t>
      </w:r>
    </w:p>
    <w:p w14:paraId="128DF4EB" w14:textId="77777777" w:rsidR="002D6C16" w:rsidRDefault="00000000">
      <w:pPr>
        <w:pStyle w:val="ListBullet"/>
        <w:rPr>
          <w:ins w:id="65" w:author="Puay Ping KOH (LTA)" w:date="2026-05-11T15:53:00Z" w16du:dateUtc="2026-05-11T07:53:00Z"/>
        </w:rPr>
      </w:pPr>
      <w:r>
        <w:t>inspect filtered segments on the map and in the table</w:t>
      </w:r>
    </w:p>
    <w:p w14:paraId="09606054" w14:textId="14E18321" w:rsidR="00D878D0" w:rsidRDefault="00D878D0">
      <w:pPr>
        <w:pStyle w:val="ListBullet"/>
        <w:rPr>
          <w:ins w:id="66" w:author="Puay Ping KOH (LTA)" w:date="2026-05-11T15:56:00Z" w16du:dateUtc="2026-05-11T07:56:00Z"/>
        </w:rPr>
      </w:pPr>
      <w:ins w:id="67" w:author="Puay Ping KOH (LTA)" w:date="2026-05-11T15:53:00Z" w16du:dateUtc="2026-05-11T07:53:00Z">
        <w:r>
          <w:t>upon selecting, the page will navigate to coding page to allow user to make edits (if</w:t>
        </w:r>
      </w:ins>
      <w:ins w:id="68" w:author="Puay Ping KOH (LTA)" w:date="2026-05-11T15:54:00Z" w16du:dateUtc="2026-05-11T07:54:00Z">
        <w:r>
          <w:t xml:space="preserve"> necessary)</w:t>
        </w:r>
      </w:ins>
    </w:p>
    <w:p w14:paraId="02A0803A" w14:textId="0AAA467B" w:rsidR="00654A51" w:rsidRDefault="00654A51">
      <w:pPr>
        <w:pStyle w:val="ListBullet"/>
      </w:pPr>
      <w:ins w:id="69" w:author="Puay Ping KOH (LTA)" w:date="2026-05-11T15:56:00Z" w16du:dateUtc="2026-05-11T07:56:00Z">
        <w:r>
          <w:t>once done, you can click “Back to Analysis” to continue other path analysis</w:t>
        </w:r>
      </w:ins>
    </w:p>
    <w:p w14:paraId="6AF99331" w14:textId="77777777" w:rsidR="002D6C16" w:rsidRDefault="00000000">
      <w:pPr>
        <w:pStyle w:val="Heading3"/>
      </w:pPr>
      <w:r>
        <w:t>Export</w:t>
      </w:r>
    </w:p>
    <w:p w14:paraId="0390A502" w14:textId="77777777" w:rsidR="002D6C16" w:rsidRDefault="00000000">
      <w:r>
        <w:t>The page supports two main exports:</w:t>
      </w:r>
    </w:p>
    <w:p w14:paraId="5F16E7E9" w14:textId="77777777" w:rsidR="002D6C16" w:rsidRDefault="00000000">
      <w:pPr>
        <w:pStyle w:val="ListBullet"/>
      </w:pPr>
      <w:r>
        <w:t>Download Table for the current filtered table as CSV</w:t>
      </w:r>
    </w:p>
    <w:p w14:paraId="0CCBB99A" w14:textId="77777777" w:rsidR="002D6C16" w:rsidRDefault="00000000">
      <w:pPr>
        <w:pStyle w:val="ListBullet"/>
      </w:pPr>
      <w:r>
        <w:t>Download Images for the current filtered images as a ZIP file</w:t>
      </w:r>
    </w:p>
    <w:p w14:paraId="7E9C0842" w14:textId="77777777" w:rsidR="002D6C16" w:rsidRDefault="00000000">
      <w:pPr>
        <w:pStyle w:val="Heading3"/>
      </w:pPr>
      <w:r>
        <w:t>Session continuity</w:t>
      </w:r>
    </w:p>
    <w:p w14:paraId="42F5B879" w14:textId="77777777" w:rsidR="002D6C16" w:rsidRDefault="00000000">
      <w:r>
        <w:t>Your selections and filters are kept for the browser session, so navigating away and returning does not immediately clear the analysis setup.</w:t>
      </w:r>
    </w:p>
    <w:p w14:paraId="67B2D465" w14:textId="77777777" w:rsidR="002D6C16" w:rsidRDefault="00000000">
      <w:r>
        <w:br w:type="page"/>
      </w:r>
    </w:p>
    <w:p w14:paraId="528B09BF" w14:textId="77777777" w:rsidR="002D6C16" w:rsidRDefault="00000000">
      <w:pPr>
        <w:pStyle w:val="Heading2"/>
      </w:pPr>
      <w:r>
        <w:lastRenderedPageBreak/>
        <w:t>5</w:t>
      </w:r>
      <w:commentRangeStart w:id="70"/>
      <w:commentRangeStart w:id="71"/>
      <w:r>
        <w:t>. Treatment Application</w:t>
      </w:r>
      <w:commentRangeEnd w:id="70"/>
      <w:r w:rsidR="00654A51">
        <w:rPr>
          <w:rStyle w:val="CommentReference"/>
          <w:sz w:val="26"/>
          <w:szCs w:val="26"/>
        </w:rPr>
        <w:commentReference w:id="70"/>
      </w:r>
      <w:commentRangeEnd w:id="71"/>
      <w:r w:rsidR="00654A51">
        <w:rPr>
          <w:rStyle w:val="CommentReference"/>
          <w:sz w:val="26"/>
          <w:szCs w:val="26"/>
        </w:rPr>
        <w:commentReference w:id="71"/>
      </w:r>
    </w:p>
    <w:p>
      <w:pPr>
        <w:pStyle w:val="Normal"/>
      </w:pPr>
      <w:r>
        <w:t>The Treatment Application page lets you test safety improvements on one or more cycling path projects before committing to any changes. You can simulate what would happen if you applied standard CycleRAP interventions, preview the impact on risk scores, and compare before-and-after results across the entire project.</w:t>
      </w:r>
    </w:p>
    <w:p>
      <w:pPr>
        <w:pStyle w:val="Heading3"/>
      </w:pPr>
      <w:r>
        <w:t>Step 1: Find and load your projects</w:t>
      </w:r>
    </w:p>
    <w:p>
      <w:pPr>
        <w:pStyle w:val="Normal"/>
      </w:pPr>
      <w:r>
        <w:t>When you first open Treatment Application, you will see a project picker — the same list you use on the Home page. Use it to choose which projects to work on:</w:t>
      </w:r>
    </w:p>
    <w:p>
      <w:pPr>
        <w:pStyle w:val="ListBullet"/>
      </w:pPr>
      <w:r>
        <w:t>Type a project name or road name in the Search box to filter the list.</w:t>
      </w:r>
    </w:p>
    <w:p>
      <w:pPr>
        <w:pStyle w:val="ListBullet"/>
      </w:pPr>
      <w:r>
        <w:t>Use the Filter by tag dropdown to narrow down by tag (e.g. Pre, Post, or a custom location tag).</w:t>
      </w:r>
    </w:p>
    <w:p>
      <w:pPr>
        <w:pStyle w:val="ListBullet"/>
      </w:pPr>
      <w:r>
        <w:t>The Verification Status column shows a green tick (✅) for fully verified projects and an hourglass (⏳) for projects still in progress.</w:t>
      </w:r>
    </w:p>
    <w:p>
      <w:pPr>
        <w:pStyle w:val="ListBullet"/>
      </w:pPr>
      <w:r>
        <w:t>Click a row (or tick its checkbox) to select it. You can select multiple projects at once, or use the Select All row to select every project currently visible.</w:t>
      </w:r>
    </w:p>
    <w:p>
      <w:pPr>
        <w:pStyle w:val="ListBullet"/>
      </w:pPr>
      <w:r>
        <w:t>Click the pencil icon in the Actions column to rename a project or change its tags before loading.</w:t>
      </w:r>
    </w:p>
    <w:p>
      <w:pPr>
        <w:pStyle w:val="ListBullet"/>
      </w:pPr>
      <w:r>
        <w:t>Once you have selected the projects you want, click Load Project to open the treatment workspace.</w:t>
      </w:r>
    </w:p>
    <w:p>
      <w:pPr>
        <w:pStyle w:val="Heading3"/>
      </w:pPr>
      <w:r>
        <w:t>Step 2: Understanding the treatment workspace layout</w:t>
      </w:r>
    </w:p>
    <w:p>
      <w:pPr>
        <w:pStyle w:val="Normal"/>
      </w:pPr>
      <w:r>
        <w:t>After loading, the workspace is divided into several areas:</w:t>
      </w:r>
    </w:p>
    <w:p>
      <w:pPr>
        <w:pStyle w:val="ListBullet"/>
      </w:pPr>
      <w:r>
        <w:t>Project tabs (shown at the top when you loaded more than one project) — click a tab to jump to the first segment of that project.</w:t>
      </w:r>
    </w:p>
    <w:p>
      <w:pPr>
        <w:pStyle w:val="ListBullet"/>
      </w:pPr>
      <w:r>
        <w:t>Before Treatment and After Treatment maps — a side-by-side pair of maps at the top of the page, showing every segment colour-coded by risk level. The left map always shows the original scores; the right map updates as you apply treatments.</w:t>
      </w:r>
    </w:p>
    <w:p>
      <w:pPr>
        <w:pStyle w:val="ListBullet"/>
      </w:pPr>
      <w:r>
        <w:t>A three-column panel below the maps — Treatment Options on the left, the segment image in the middle, and the scores and attributes on the right.</w:t>
      </w:r>
    </w:p>
    <w:p>
      <w:pPr>
        <w:pStyle w:val="ListBullet"/>
      </w:pPr>
      <w:r>
        <w:t>An Overall Treatment Analysis section at the bottom with pie charts comparing the project-wide risk distribution before and after all treatments you have applied.</w:t>
      </w:r>
    </w:p>
    <w:p>
      <w:pPr>
        <w:pStyle w:val="Normal"/>
      </w:pPr>
      <w:r>
        <w:t>The page number shown at the top right (e.g. 3 / 120) tells you which segment you are currently viewing out of the total across all loaded projects. Use the Previous and Next buttons, or type a segment number directly into the input box, to navigate.</w:t>
      </w:r>
    </w:p>
    <w:p>
      <w:pPr>
        <w:pStyle w:val="Heading3"/>
      </w:pPr>
      <w:r>
        <w:t>Step 3: Choose how to view treatments — By Segment or By Treatment</w:t>
      </w:r>
    </w:p>
    <w:p>
      <w:pPr>
        <w:pStyle w:val="Normal"/>
      </w:pPr>
      <w:r>
        <w:t>The Treatment Options panel on the left has a dropdown that lets you switch between two views:</w:t>
      </w:r>
    </w:p>
    <w:p>
      <w:pPr>
        <w:pStyle w:val="ListBullet"/>
      </w:pPr>
      <w:r>
        <w:rPr>
          <w:b/>
        </w:rPr>
        <w:t>By Segment</w:t>
      </w:r>
      <w:r>
        <w:t xml:space="preserve"> — shows only the treatments that are relevant to the segment you are currently viewing. Each treatment is ranked by how much it would reduce the risk score for that specific segment (shown as "Score drop: X.X"). Use this view when you want to focus on improving one segment at a time.</w:t>
      </w:r>
    </w:p>
    <w:p>
      <w:pPr>
        <w:pStyle w:val="ListBullet"/>
      </w:pPr>
      <w:r>
        <w:rPr>
          <w:b/>
        </w:rPr>
        <w:t>By Treatment</w:t>
      </w:r>
      <w:r>
        <w:t xml:space="preserve"> — shows all treatments that are applicable to at least one segment across the entire loaded project. Each treatment shows the percentage of segments it would improve (e.g. "Improves 12.5% of segments"). Treatments are ranked from most to least effective. Use this view when you want to apply a single intervention type across many segments at once.</w:t>
      </w:r>
    </w:p>
    <w:p>
      <w:pPr>
        <w:pStyle w:val="Heading3"/>
      </w:pPr>
      <w:r>
        <w:t>Step 4: Select and preview treatments</w:t>
      </w:r>
    </w:p>
    <w:p>
      <w:pPr>
        <w:pStyle w:val="Normal"/>
      </w:pPr>
      <w:r>
        <w:t>Tick the checkbox next to one or more treatments to select them. Selected treatments are highlighted in blue. You can also use the All button at the bottom of the panel to select every applicable treatment at once, or the Clear button to deselect all.</w:t>
      </w:r>
    </w:p>
    <w:p>
      <w:pPr>
        <w:pStyle w:val="Normal"/>
      </w:pPr>
      <w:r>
        <w:t>As soon as you tick a treatment, the Scores card on the right will show a live preview of what the risk scores would look like if you applied those treatments — without actually saving anything yet. The preview appears with a light background to indicate it is not yet confirmed. You can select multiple treatments to see their combined effect.</w:t>
      </w:r>
    </w:p>
    <w:p>
      <w:pPr>
        <w:pStyle w:val="Normal"/>
      </w:pPr>
      <w:r>
        <w:t>The attributes panel also has a Show Post-Treatment toggle. Switch this on to see exactly which attribute values would change and how, highlighted in the table.</w:t>
      </w:r>
    </w:p>
    <w:p>
      <w:pPr>
        <w:pStyle w:val="Heading3"/>
      </w:pPr>
      <w:r>
        <w:t>Step 5: Apply treatments</w:t>
      </w:r>
    </w:p>
    <w:p>
      <w:pPr>
        <w:pStyle w:val="Normal"/>
      </w:pPr>
      <w:r>
        <w:t>When you are satisfied with your selection, click Apply (N) at the bottom of the Treatment Options panel — where N is the number of treatments you have selected.</w:t>
      </w:r>
    </w:p>
    <w:p>
      <w:pPr>
        <w:pStyle w:val="ListBullet"/>
      </w:pPr>
      <w:r>
        <w:t xml:space="preserve">In </w:t>
      </w:r>
      <w:r>
        <w:rPr>
          <w:b/>
        </w:rPr>
        <w:t>By Segment</w:t>
      </w:r>
      <w:r>
        <w:t xml:space="preserve"> mode, Apply saves the selected treatments for the current segment only. The treatment card turns green with a tick (✓) to confirm it has been recorded, and the After Treatment map updates to reflect the change.</w:t>
      </w:r>
    </w:p>
    <w:p>
      <w:pPr>
        <w:pStyle w:val="ListBullet"/>
      </w:pPr>
      <w:r>
        <w:t xml:space="preserve">In </w:t>
      </w:r>
      <w:r>
        <w:rPr>
          <w:b/>
        </w:rPr>
        <w:t>By Treatment</w:t>
      </w:r>
      <w:r>
        <w:t xml:space="preserve"> mode, Apply triggers a confirmation dialog listing each selected treatment and asking whether you want to apply it to all eligible segments across the project. Click Confirm to proceed. This is useful for applying a single policy improvement (such as "Install street lighting") everywhere it is needed in one action.</w:t>
      </w:r>
    </w:p>
    <w:p>
      <w:pPr>
        <w:pStyle w:val="Normal"/>
      </w:pPr>
      <w:r>
        <w:t>If you change your mind about an applied treatment on the current segment, click the Reset button that appears after a treatment has been applied. This removes all treatments from that segment and restores the original scores.</w:t>
      </w:r>
    </w:p>
    <w:p>
      <w:pPr>
        <w:pStyle w:val="Heading3"/>
      </w:pPr>
      <w:r>
        <w:t>Step 6: Read the segment image, scores, and attributes</w:t>
      </w:r>
    </w:p>
    <w:p>
      <w:pPr>
        <w:pStyle w:val="Normal"/>
      </w:pPr>
      <w:r>
        <w:t>The middle column shows the street-level photograph for the current segment. Use Previous and Next to move between segments while staying on the same page. If no image is available for a segment, the panel will be empty.</w:t>
      </w:r>
    </w:p>
    <w:p>
      <w:pPr>
        <w:pStyle w:val="Normal"/>
      </w:pPr>
      <w:r>
        <w:t>The right column shows two panels:</w:t>
      </w:r>
    </w:p>
    <w:p>
      <w:pPr>
        <w:pStyle w:val="ListBullet"/>
      </w:pPr>
      <w:r>
        <w:rPr>
          <w:b/>
        </w:rPr>
        <w:t>Segment Scores</w:t>
      </w:r>
      <w:r>
        <w:t xml:space="preserve"> — displays the four CycleRAP risk scores for the current segment: Vehicle-Bicycle (VB), Bicycle-Bicycle (BB), Single-Bicycle (SB), and Bicycle-Pedestrian (BP). Each score is shown alongside its risk band (Low, Medium, High, or Extreme) and the attributes that contributed most to it. When a treatment preview is active, the scores update to reflect the expected change.</w:t>
      </w:r>
    </w:p>
    <w:p>
      <w:pPr>
        <w:pStyle w:val="ListBullet"/>
      </w:pPr>
      <w:r>
        <w:rPr>
          <w:b/>
        </w:rPr>
        <w:t>Attributes panel</w:t>
      </w:r>
      <w:r>
        <w:t xml:space="preserve"> — lists all coded attribute values for the current segment. Toggle Show Post-Treatment on to highlight which fields would be changed by the selected or applied treatments (they are marked in colour with the label "Modified by treatment"). Toggle it off to see the original coded values.</w:t>
      </w:r>
    </w:p>
    <w:p>
      <w:pPr>
        <w:pStyle w:val="Heading3"/>
      </w:pPr>
      <w:r>
        <w:t>Step 7: Before and After maps</w:t>
      </w:r>
    </w:p>
    <w:p>
      <w:pPr>
        <w:pStyle w:val="Normal"/>
      </w:pPr>
      <w:r>
        <w:t>The two maps at the top of the page give you a project-wide view of how treatments are changing risk levels across all segments:</w:t>
      </w:r>
    </w:p>
    <w:p>
      <w:pPr>
        <w:pStyle w:val="ListBullet"/>
      </w:pPr>
      <w:r>
        <w:rPr>
          <w:b/>
        </w:rPr>
        <w:t>Before Treatment map</w:t>
      </w:r>
      <w:r>
        <w:t xml:space="preserve"> — always shows the original risk-band colouring for every segment (green = Low, yellow = Medium, orange = High, purple = Extreme).</w:t>
      </w:r>
    </w:p>
    <w:p>
      <w:pPr>
        <w:pStyle w:val="ListBullet"/>
      </w:pPr>
      <w:r>
        <w:rPr>
          <w:b/>
        </w:rPr>
        <w:t>After Treatment map</w:t>
      </w:r>
      <w:r>
        <w:t xml:space="preserve"> — updates in real time as you apply treatments. Segments that have been treated and whose risk band has improved will appear in a lighter colour. Click any segment on either map to navigate to it.</w:t>
      </w:r>
    </w:p>
    <w:p>
      <w:pPr>
        <w:pStyle w:val="Heading3"/>
      </w:pPr>
      <w:r>
        <w:t>Step 8: Generate AI visualisations of proposed improvements</w:t>
      </w:r>
    </w:p>
    <w:p>
      <w:pPr>
        <w:pStyle w:val="Normal"/>
      </w:pPr>
      <w:r>
        <w:t>The Treatment Options panel includes two clipboard buttons that help you create visual representations of proposed improvements using an AI image tool (such as ChatGPT image generation):</w:t>
      </w:r>
    </w:p>
    <w:p>
      <w:pPr>
        <w:pStyle w:val="ListBullet"/>
      </w:pPr>
      <w:r>
        <w:rPr>
          <w:b/>
        </w:rPr>
        <w:t>Copy prompt</w:t>
      </w:r>
      <w:r>
        <w:t xml:space="preserve"> — copies a ready-to-use text prompt describing the selected treatments in plain language, tailored to the Singapore cycling infrastructure context. Paste this prompt into your AI image tool alongside the segment photograph to generate a before-and-after visualisation.</w:t>
      </w:r>
    </w:p>
    <w:p>
      <w:pPr>
        <w:pStyle w:val="ListBullet"/>
      </w:pPr>
      <w:r>
        <w:rPr>
          <w:b/>
        </w:rPr>
        <w:t>Copy image</w:t>
      </w:r>
      <w:r>
        <w:t xml:space="preserve"> — copies the current segment photograph directly to your clipboard. Paste it into the same AI tool together with the prompt. Both buttons work together: copy the image first, then paste it into the AI tool, then paste the prompt text.</w:t>
      </w:r>
    </w:p>
    <w:p>
      <w:pPr>
        <w:pStyle w:val="Normal"/>
      </w:pPr>
      <w:r>
        <w:t>The prompt is automatically adapted to whichever treatments you have selected or applied for the current segment, so you always get a description that matches what you are proposing.</w:t>
      </w:r>
    </w:p>
    <w:p>
      <w:pPr>
        <w:pStyle w:val="Heading3"/>
      </w:pPr>
      <w:r>
        <w:t>Step 9: Review the Overall Treatment Analysis</w:t>
      </w:r>
    </w:p>
    <w:p>
      <w:pPr>
        <w:pStyle w:val="Normal"/>
      </w:pPr>
      <w:r>
        <w:t>Scroll to the bottom of the page to see the Overall Treatment Analysis section. It shows two rows of five pie charts — one for each crash type (Overall Risk Level, Bicycle-Bicycle, Single-Bicycle, Bicycle-Pedestrian, and Vehicle-Bicycle):</w:t>
      </w:r>
    </w:p>
    <w:p>
      <w:pPr>
        <w:pStyle w:val="ListBullet"/>
      </w:pPr>
      <w:r>
        <w:rPr>
          <w:b/>
        </w:rPr>
        <w:t>Before Treatment row</w:t>
      </w:r>
      <w:r>
        <w:t xml:space="preserve"> — shows how the full project is currently distributed across the four risk bands.</w:t>
      </w:r>
    </w:p>
    <w:p>
      <w:pPr>
        <w:pStyle w:val="ListBullet"/>
      </w:pPr>
      <w:r>
        <w:rPr>
          <w:b/>
        </w:rPr>
        <w:t>After Treatment row</w:t>
      </w:r>
      <w:r>
        <w:t xml:space="preserve"> — shows the updated distribution once all treatments you have applied are taken into account. If you have only treated a subset of segments, the remaining untreated segments retain their original scores.</w:t>
      </w:r>
    </w:p>
    <w:p>
      <w:pPr>
        <w:pStyle w:val="Normal"/>
      </w:pPr>
      <w:r>
        <w:t>Use these charts to get a quick sense of whether the treatments you have applied make a meaningful dent in the overall risk profile of the project.</w:t>
      </w:r>
    </w:p>
    <w:p>
      <w:pPr>
        <w:pStyle w:val="Heading3"/>
      </w:pPr>
      <w:r>
        <w:t>Tips and common workflows</w:t>
      </w:r>
    </w:p>
    <w:p>
      <w:pPr>
        <w:pStyle w:val="ListBullet"/>
      </w:pPr>
      <w:r>
        <w:rPr>
          <w:b/>
        </w:rPr>
        <w:t>Pre and Post tagging</w:t>
      </w:r>
      <w:r>
        <w:t xml:space="preserve"> — if you are working with a before-and-after survey pair, tag one project "Pre" and the other "Post" on the Home page. Load both into Treatment Application together to compare their score distributions side by side using the project tabs.</w:t>
      </w:r>
    </w:p>
    <w:p>
      <w:pPr>
        <w:pStyle w:val="ListBullet"/>
      </w:pPr>
      <w:r>
        <w:rPr>
          <w:b/>
        </w:rPr>
        <w:t>Applying a single improvement across a whole project</w:t>
      </w:r>
      <w:r>
        <w:t xml:space="preserve"> — switch to By Treatment view, find the treatment you want (e.g. "Install street lighting"), tick it, and click Apply. Confirm in the dialog. The After Treatment map will update immediately to show the effect across all eligible segments.</w:t>
      </w:r>
    </w:p>
    <w:p>
      <w:pPr>
        <w:pStyle w:val="ListBullet"/>
      </w:pPr>
      <w:r>
        <w:rPr>
          <w:b/>
        </w:rPr>
        <w:t>Undoing all changes</w:t>
      </w:r>
      <w:r>
        <w:t xml:space="preserve"> — if you want to start fresh, navigate to each segment that has been treated and click Reset. The Overall Treatment Analysis will update accordingly.</w:t>
      </w:r>
    </w:p>
    <w:p>
      <w:pPr>
        <w:pStyle w:val="ListBullet"/>
      </w:pPr>
      <w:r>
        <w:rPr>
          <w:b/>
        </w:rPr>
        <w:t>Checking what was applied</w:t>
      </w:r>
      <w:r>
        <w:t xml:space="preserve"> — treatments that have already been saved are shown with a green background and a tick (✓) in the list. If a treatment appears greyed out and untickable, it means it has already been applied to the current segment.</w:t>
      </w:r>
    </w:p>
    <w:p w14:paraId="03CCC686" w14:textId="77777777" w:rsidR="002D6C16" w:rsidRDefault="00000000">
      <w:pPr>
        <w:pStyle w:val="Heading1"/>
      </w:pPr>
      <w:commentRangeStart w:id="89"/>
      <w:r>
        <w:lastRenderedPageBreak/>
        <w:t>GIS Layer Management Guide</w:t>
      </w:r>
      <w:commentRangeEnd w:id="89"/>
      <w:r w:rsidR="00654A51">
        <w:rPr>
          <w:rStyle w:val="CommentReference"/>
          <w:sz w:val="28"/>
          <w:szCs w:val="28"/>
        </w:rPr>
        <w:commentReference w:id="89"/>
      </w:r>
    </w:p>
    <w:p w14:paraId="61E8C032" w14:textId="77777777" w:rsidR="002D6C16" w:rsidRDefault="00000000">
      <w:r>
        <w:t xml:space="preserve">PSAT uses external GIS shapefiles and GeoJSON layers to provide context for path coding and risk analysis. Use the </w:t>
      </w:r>
      <w:r>
        <w:rPr>
          <w:b/>
        </w:rPr>
        <w:t>GIS Layer Management</w:t>
      </w:r>
      <w:r>
        <w:t xml:space="preserve"> tool to keep these datasets up to date.</w:t>
      </w:r>
    </w:p>
    <w:p w14:paraId="39221CE0" w14:textId="77777777" w:rsidR="002D6C16" w:rsidRDefault="00000000">
      <w:pPr>
        <w:pStyle w:val="Heading2"/>
      </w:pPr>
      <w:commentRangeStart w:id="90"/>
      <w:r>
        <w:t>1. Viewing GIS Layers</w:t>
      </w:r>
      <w:commentRangeEnd w:id="90"/>
      <w:r w:rsidR="001F4577">
        <w:rPr>
          <w:rStyle w:val="CommentReference"/>
          <w:sz w:val="26"/>
          <w:szCs w:val="26"/>
        </w:rPr>
        <w:commentReference w:id="90"/>
      </w:r>
    </w:p>
    <w:p w14:paraId="6CBA87A0" w14:textId="77777777" w:rsidR="002D6C16" w:rsidRDefault="00000000">
      <w:r>
        <w:t xml:space="preserve">Click the </w:t>
      </w:r>
      <w:r>
        <w:rPr>
          <w:b/>
        </w:rPr>
        <w:t>View GIS Layers</w:t>
      </w:r>
      <w:r>
        <w:t xml:space="preserve"> button in the sidebar to open the GIS Layers dashboard. Here you can:</w:t>
      </w:r>
    </w:p>
    <w:p w14:paraId="4AF2058D" w14:textId="77777777" w:rsidR="002D6C16" w:rsidRDefault="00000000">
      <w:pPr>
        <w:pStyle w:val="ListBullet"/>
      </w:pPr>
      <w:r>
        <w:t>Browse all current layers grouped by category (e.g., `area_type`, `bus_lane`).</w:t>
      </w:r>
    </w:p>
    <w:p w14:paraId="41CBD8F3" w14:textId="77777777" w:rsidR="002D6C16" w:rsidRDefault="00000000">
      <w:pPr>
        <w:pStyle w:val="ListBullet"/>
      </w:pPr>
      <w:r>
        <w:t>View metadata for each layer, including the geometry type and feature count.</w:t>
      </w:r>
    </w:p>
    <w:p w14:paraId="444EBD3E" w14:textId="77777777" w:rsidR="002D6C16" w:rsidRDefault="00000000">
      <w:pPr>
        <w:pStyle w:val="ListBullet"/>
      </w:pPr>
      <w:r>
        <w:t>**Required Columns**: Inspect the mandatory column names needed for PSAT to process the layer. The number in parentheses, e.g., `LU_DESC (1)`, indicates the expected column index in the source data.</w:t>
      </w:r>
    </w:p>
    <w:p w14:paraId="1BBEBAA2" w14:textId="77777777" w:rsidR="002D6C16" w:rsidRDefault="00000000">
      <w:pPr>
        <w:pStyle w:val="Heading2"/>
      </w:pPr>
      <w:r>
        <w:t>2. Adding a New GIS Layer</w:t>
      </w:r>
    </w:p>
    <w:p w14:paraId="7F0A9AC9" w14:textId="77777777" w:rsidR="002D6C16" w:rsidRDefault="00000000">
      <w:r>
        <w:t xml:space="preserve">Use the </w:t>
      </w:r>
      <w:r>
        <w:rPr>
          <w:b/>
        </w:rPr>
        <w:t>Add GIS Layer</w:t>
      </w:r>
      <w:r>
        <w:t xml:space="preserve"> workflow to upload entirely new datasets.</w:t>
      </w:r>
    </w:p>
    <w:p w14:paraId="54E10B3A" w14:textId="77777777" w:rsidR="002D6C16" w:rsidRDefault="00000000">
      <w:pPr>
        <w:pStyle w:val="ListBullet"/>
      </w:pPr>
      <w:r>
        <w:t>**New Category**: You must provide a name for the category folder (e.g., `school_zones`). Every upload is assigned to a specific category.</w:t>
      </w:r>
    </w:p>
    <w:p w14:paraId="587893CC" w14:textId="77777777" w:rsidR="002D6C16" w:rsidRDefault="00000000">
      <w:pPr>
        <w:pStyle w:val="ListBullet"/>
      </w:pPr>
      <w:r>
        <w:t>**File Upload**: Drag and drop your GIS files. For shapefiles, ensure you upload all companion files together (`.shp`, `.shx`, `.dbf`, `.prj`).</w:t>
      </w:r>
    </w:p>
    <w:p w14:paraId="24CAF03F" w14:textId="77777777" w:rsidR="002D6C16" w:rsidRDefault="00000000">
      <w:pPr>
        <w:pStyle w:val="ListBullet"/>
      </w:pPr>
      <w:r>
        <w:t>**Preview**: Once uploaded, you can preview the geometry on the map before finalizing.</w:t>
      </w:r>
    </w:p>
    <w:p w14:paraId="186F7363" w14:textId="77777777" w:rsidR="002D6C16" w:rsidRDefault="00000000">
      <w:pPr>
        <w:pStyle w:val="Heading2"/>
      </w:pPr>
      <w:r>
        <w:t>3. Replacing an Existing GIS Layer</w:t>
      </w:r>
    </w:p>
    <w:p w14:paraId="06AA4FEB" w14:textId="77777777" w:rsidR="002D6C16" w:rsidRDefault="00000000">
      <w:r>
        <w:t xml:space="preserve">Use the </w:t>
      </w:r>
      <w:r>
        <w:rPr>
          <w:b/>
        </w:rPr>
        <w:t>Replace GIS Layer</w:t>
      </w:r>
      <w:r>
        <w:t xml:space="preserve"> workflow when you have updated data for an existing layer.</w:t>
      </w:r>
    </w:p>
    <w:p w14:paraId="4EC8B1A1" w14:textId="77777777" w:rsidR="002D6C16" w:rsidRDefault="00000000">
      <w:pPr>
        <w:pStyle w:val="ListBullet"/>
      </w:pPr>
      <w:r>
        <w:t>**Filterable Search**: Use the searchable inputs to quickly find the folder and specific layer you wish to replace. Simply type a few letters (e.g., "bus") to filter the list.</w:t>
      </w:r>
    </w:p>
    <w:p w14:paraId="04533D5E" w14:textId="77777777" w:rsidR="002D6C16" w:rsidRDefault="00000000">
      <w:pPr>
        <w:pStyle w:val="ListBullet"/>
      </w:pPr>
      <w:r>
        <w:t>**Safety Checks**: PSAT performs compatibility checks to ensure the new file has the same required columns as the original.</w:t>
      </w:r>
    </w:p>
    <w:p w14:paraId="0865E464" w14:textId="77777777" w:rsidR="002D6C16" w:rsidRDefault="00000000">
      <w:pPr>
        <w:pStyle w:val="ListBullet"/>
      </w:pPr>
      <w:r>
        <w:t>**Warnings**: If differences are found in the column structure, the system will warn you before overwriting the old data.</w:t>
      </w:r>
    </w:p>
    <w:sectPr w:rsidR="002D6C1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ay Ping KOH (LTA)" w:date="2026-05-11T12:40:00Z" w:initials="PK">
    <w:p w14:paraId="3D7B1650" w14:textId="77777777" w:rsidR="00D878D0" w:rsidRDefault="001E25AE" w:rsidP="00D878D0">
      <w:pPr>
        <w:pStyle w:val="CommentText"/>
      </w:pPr>
      <w:r>
        <w:rPr>
          <w:rStyle w:val="CommentReference"/>
        </w:rPr>
        <w:annotationRef/>
      </w:r>
      <w:r w:rsidR="00D878D0">
        <w:rPr>
          <w:lang w:val="en-SG"/>
        </w:rPr>
        <w:t>Same as developer guide, put in a Table of contents</w:t>
      </w:r>
    </w:p>
  </w:comment>
  <w:comment w:id="1" w:author="Puay Ping KOH (LTA)" w:date="2026-05-11T12:43:00Z" w:initials="PK">
    <w:p w14:paraId="11FB53B2" w14:textId="10B678D1" w:rsidR="001E25AE" w:rsidRDefault="001E25AE" w:rsidP="001E25AE">
      <w:pPr>
        <w:pStyle w:val="CommentText"/>
      </w:pPr>
      <w:r>
        <w:rPr>
          <w:rStyle w:val="CommentReference"/>
        </w:rPr>
        <w:annotationRef/>
      </w:r>
      <w:r>
        <w:rPr>
          <w:lang w:val="en-SG"/>
        </w:rPr>
        <w:t>For User guide, best to include some screenshots to guide users.</w:t>
      </w:r>
    </w:p>
  </w:comment>
  <w:comment w:id="14" w:author="Puay Ping KOH (LTA)" w:date="2026-05-11T15:25:00Z" w:initials="PK">
    <w:p w14:paraId="58D74298" w14:textId="77777777" w:rsidR="008C2B48" w:rsidRDefault="008C2B48" w:rsidP="008C2B48">
      <w:pPr>
        <w:pStyle w:val="CommentText"/>
      </w:pPr>
      <w:r>
        <w:rPr>
          <w:rStyle w:val="CommentReference"/>
        </w:rPr>
        <w:annotationRef/>
      </w:r>
      <w:r>
        <w:rPr>
          <w:lang w:val="en-SG"/>
        </w:rPr>
        <w:t>Separate Help and GIS layers</w:t>
      </w:r>
    </w:p>
  </w:comment>
  <w:comment w:id="15" w:author="Puay Ping KOH (LTA)" w:date="2026-05-11T15:28:00Z" w:initials="PK">
    <w:p w14:paraId="75358DDC" w14:textId="77777777" w:rsidR="008C2B48" w:rsidRDefault="008C2B48" w:rsidP="008C2B48">
      <w:pPr>
        <w:pStyle w:val="CommentText"/>
      </w:pPr>
      <w:r>
        <w:rPr>
          <w:rStyle w:val="CommentReference"/>
        </w:rPr>
        <w:annotationRef/>
      </w:r>
      <w:r>
        <w:rPr>
          <w:lang w:val="en-SG"/>
        </w:rPr>
        <w:t>Pls think where is the most appropriate location to insert these two segments. Looks like out of nowhere now</w:t>
      </w:r>
    </w:p>
  </w:comment>
  <w:comment w:id="17" w:author="Puay Ping KOH (LTA)" w:date="2026-05-11T15:28:00Z" w:initials="PK">
    <w:p w14:paraId="6BF2DBC9" w14:textId="77777777" w:rsidR="008C2B48" w:rsidRDefault="008C2B48" w:rsidP="008C2B48">
      <w:pPr>
        <w:pStyle w:val="CommentText"/>
      </w:pPr>
      <w:r>
        <w:rPr>
          <w:rStyle w:val="CommentReference"/>
        </w:rPr>
        <w:annotationRef/>
      </w:r>
      <w:r>
        <w:rPr>
          <w:lang w:val="en-SG"/>
        </w:rPr>
        <w:t>Add a para on Update GIS layers</w:t>
      </w:r>
    </w:p>
  </w:comment>
  <w:comment w:id="31" w:author="Puay Ping KOH (LTA)" w:date="2026-05-11T15:34:00Z" w:initials="PK">
    <w:p w14:paraId="003D1FBB" w14:textId="77777777" w:rsidR="007F04B3" w:rsidRDefault="007F04B3" w:rsidP="007F04B3">
      <w:pPr>
        <w:pStyle w:val="CommentText"/>
      </w:pPr>
      <w:r>
        <w:rPr>
          <w:rStyle w:val="CommentReference"/>
        </w:rPr>
        <w:annotationRef/>
      </w:r>
      <w:r>
        <w:rPr>
          <w:lang w:val="en-SG"/>
        </w:rPr>
        <w:t>Pls write a section on default values of the 44 attributes. Primary principle for default values are the most common parameters.</w:t>
      </w:r>
    </w:p>
  </w:comment>
  <w:comment w:id="34" w:author="Puay Ping KOH (LTA)" w:date="2026-05-11T15:55:00Z" w:initials="PK">
    <w:p w14:paraId="57EA57A7" w14:textId="77777777" w:rsidR="00D878D0" w:rsidRDefault="00D878D0" w:rsidP="00D878D0">
      <w:pPr>
        <w:pStyle w:val="CommentText"/>
      </w:pPr>
      <w:r>
        <w:rPr>
          <w:rStyle w:val="CommentReference"/>
        </w:rPr>
        <w:annotationRef/>
      </w:r>
      <w:r>
        <w:rPr>
          <w:lang w:val="en-SG"/>
        </w:rPr>
        <w:t>List down in a table all the attributes with CV coding</w:t>
      </w:r>
    </w:p>
  </w:comment>
  <w:comment w:id="36" w:author="Puay Ping KOH (LTA)" w:date="2026-05-11T15:55:00Z" w:initials="PK">
    <w:p w14:paraId="67902133" w14:textId="77777777" w:rsidR="00D878D0" w:rsidRDefault="00D878D0" w:rsidP="00D878D0">
      <w:pPr>
        <w:pStyle w:val="CommentText"/>
      </w:pPr>
      <w:r>
        <w:rPr>
          <w:rStyle w:val="CommentReference"/>
        </w:rPr>
        <w:annotationRef/>
      </w:r>
      <w:r>
        <w:rPr>
          <w:lang w:val="en-SG"/>
        </w:rPr>
        <w:t>List down in a table all the attributes with GIS layer mapping</w:t>
      </w:r>
    </w:p>
  </w:comment>
  <w:comment w:id="37" w:author="Puay Ping KOH (LTA)" w:date="2026-05-11T15:55:00Z" w:initials="PK">
    <w:p w14:paraId="6CB7E20F" w14:textId="77777777" w:rsidR="00D878D0" w:rsidRDefault="00D878D0" w:rsidP="00D878D0">
      <w:pPr>
        <w:pStyle w:val="CommentText"/>
      </w:pPr>
      <w:r>
        <w:rPr>
          <w:rStyle w:val="CommentReference"/>
        </w:rPr>
        <w:annotationRef/>
      </w:r>
      <w:r>
        <w:rPr>
          <w:lang w:val="en-SG"/>
        </w:rPr>
        <w:t>List down in a table all the attributes with logic rules</w:t>
      </w:r>
    </w:p>
  </w:comment>
  <w:comment w:id="40" w:author="Puay Ping KOH (LTA)" w:date="2026-05-11T15:32:00Z" w:initials="PK">
    <w:p w14:paraId="40951289" w14:textId="473DDC10" w:rsidR="008C2B48" w:rsidRDefault="008C2B48" w:rsidP="008C2B48">
      <w:pPr>
        <w:pStyle w:val="CommentText"/>
      </w:pPr>
      <w:r>
        <w:rPr>
          <w:rStyle w:val="CommentReference"/>
        </w:rPr>
        <w:annotationRef/>
      </w:r>
      <w:r>
        <w:rPr>
          <w:lang w:val="en-SG"/>
        </w:rPr>
        <w:t>What is this?</w:t>
      </w:r>
    </w:p>
  </w:comment>
  <w:comment w:id="54" w:author="Puay Ping KOH (LTA)" w:date="2026-05-11T15:40:00Z" w:initials="PK">
    <w:p w14:paraId="574818E7" w14:textId="77777777" w:rsidR="00737AB3" w:rsidRDefault="00737AB3" w:rsidP="00737AB3">
      <w:pPr>
        <w:pStyle w:val="CommentText"/>
      </w:pPr>
      <w:r>
        <w:rPr>
          <w:rStyle w:val="CommentReference"/>
        </w:rPr>
        <w:annotationRef/>
      </w:r>
      <w:r>
        <w:rPr>
          <w:lang w:val="en-SG"/>
        </w:rPr>
        <w:t>Not sure what this is? Can you simplify to laymen terms?</w:t>
      </w:r>
    </w:p>
  </w:comment>
  <w:comment w:id="58" w:author="Puay Ping KOH (LTA)" w:date="2026-05-11T15:49:00Z" w:initials="PK">
    <w:p w14:paraId="02068F59" w14:textId="77777777" w:rsidR="00D878D0" w:rsidRDefault="00D878D0" w:rsidP="00D878D0">
      <w:pPr>
        <w:pStyle w:val="CommentText"/>
      </w:pPr>
      <w:r>
        <w:rPr>
          <w:rStyle w:val="CommentReference"/>
        </w:rPr>
        <w:annotationRef/>
      </w:r>
      <w:r>
        <w:rPr>
          <w:lang w:val="en-SG"/>
        </w:rPr>
        <w:t>Insert the risk bands here</w:t>
      </w:r>
    </w:p>
  </w:comment>
  <w:comment w:id="64" w:author="Puay Ping KOH (LTA)" w:date="2026-05-11T15:54:00Z" w:initials="PK">
    <w:p w14:paraId="519849D2" w14:textId="77777777" w:rsidR="00D878D0" w:rsidRDefault="00D878D0" w:rsidP="00D878D0">
      <w:pPr>
        <w:pStyle w:val="CommentText"/>
      </w:pPr>
      <w:r>
        <w:rPr>
          <w:rStyle w:val="CommentReference"/>
        </w:rPr>
        <w:annotationRef/>
      </w:r>
      <w:r>
        <w:rPr>
          <w:lang w:val="en-SG"/>
        </w:rPr>
        <w:t>To add child filters; list down all the attributes with child parameters in a table</w:t>
      </w:r>
    </w:p>
  </w:comment>
  <w:comment w:id="70" w:author="Puay Ping KOH (LTA)" w:date="2026-05-11T15:57:00Z" w:initials="PK">
    <w:p w14:paraId="4B318510" w14:textId="77777777" w:rsidR="00654A51" w:rsidRDefault="00654A51" w:rsidP="00654A51">
      <w:pPr>
        <w:pStyle w:val="CommentText"/>
      </w:pPr>
      <w:r>
        <w:rPr>
          <w:rStyle w:val="CommentReference"/>
        </w:rPr>
        <w:annotationRef/>
      </w:r>
      <w:r>
        <w:rPr>
          <w:lang w:val="en-SG"/>
        </w:rPr>
        <w:t>Please check with Xiang Hong if this is the latest version. Think he added more features</w:t>
      </w:r>
    </w:p>
  </w:comment>
  <w:comment w:id="71" w:author="Puay Ping KOH (LTA)" w:date="2026-05-11T16:01:00Z" w:initials="PK">
    <w:p w14:paraId="362BD917" w14:textId="77777777" w:rsidR="00654A51" w:rsidRDefault="00654A51" w:rsidP="00654A51">
      <w:pPr>
        <w:pStyle w:val="CommentText"/>
      </w:pPr>
      <w:r>
        <w:rPr>
          <w:rStyle w:val="CommentReference"/>
        </w:rPr>
        <w:annotationRef/>
      </w:r>
      <w:r>
        <w:rPr>
          <w:lang w:val="en-SG"/>
        </w:rPr>
        <w:t>Also check with Alastar on the AI prompt part</w:t>
      </w:r>
    </w:p>
  </w:comment>
  <w:comment w:id="89" w:author="Puay Ping KOH (LTA)" w:date="2026-05-11T15:58:00Z" w:initials="PK">
    <w:p w14:paraId="6A18CBBC" w14:textId="7A7E6BCB" w:rsidR="00654A51" w:rsidRDefault="00654A51" w:rsidP="00654A51">
      <w:pPr>
        <w:pStyle w:val="CommentText"/>
      </w:pPr>
      <w:r>
        <w:rPr>
          <w:rStyle w:val="CommentReference"/>
        </w:rPr>
        <w:annotationRef/>
      </w:r>
      <w:r>
        <w:rPr>
          <w:lang w:val="en-SG"/>
        </w:rPr>
        <w:t>This should be in administration guide</w:t>
      </w:r>
    </w:p>
  </w:comment>
  <w:comment w:id="90" w:author="Puay Ping KOH (LTA)" w:date="2026-05-11T16:08:00Z" w:initials="PK">
    <w:p w14:paraId="3EDB622A" w14:textId="77777777" w:rsidR="001F4577" w:rsidRDefault="001F4577" w:rsidP="001F4577">
      <w:pPr>
        <w:pStyle w:val="CommentText"/>
      </w:pPr>
      <w:r>
        <w:rPr>
          <w:rStyle w:val="CommentReference"/>
        </w:rPr>
        <w:annotationRef/>
      </w:r>
      <w:r>
        <w:rPr>
          <w:lang w:val="en-SG"/>
        </w:rPr>
        <w:t>List in a table all the GIS layers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7B1650" w15:done="0"/>
  <w15:commentEx w15:paraId="11FB53B2" w15:paraIdParent="3D7B1650" w15:done="0"/>
  <w15:commentEx w15:paraId="58D74298" w15:done="0"/>
  <w15:commentEx w15:paraId="75358DDC" w15:paraIdParent="58D74298" w15:done="0"/>
  <w15:commentEx w15:paraId="6BF2DBC9" w15:done="0"/>
  <w15:commentEx w15:paraId="003D1FBB" w15:done="0"/>
  <w15:commentEx w15:paraId="57EA57A7" w15:done="0"/>
  <w15:commentEx w15:paraId="67902133" w15:done="0"/>
  <w15:commentEx w15:paraId="6CB7E20F" w15:done="0"/>
  <w15:commentEx w15:paraId="40951289" w15:done="0"/>
  <w15:commentEx w15:paraId="574818E7" w15:done="0"/>
  <w15:commentEx w15:paraId="02068F59" w15:done="0"/>
  <w15:commentEx w15:paraId="519849D2" w15:done="0"/>
  <w15:commentEx w15:paraId="4B318510" w15:done="0"/>
  <w15:commentEx w15:paraId="362BD917" w15:paraIdParent="4B318510" w15:done="0"/>
  <w15:commentEx w15:paraId="6A18CBBC" w15:done="0"/>
  <w15:commentEx w15:paraId="3EDB62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FFF106" w16cex:dateUtc="2026-05-11T04:40:00Z"/>
  <w16cex:commentExtensible w16cex:durableId="674E7685" w16cex:dateUtc="2026-05-11T04:43:00Z"/>
  <w16cex:commentExtensible w16cex:durableId="3DED638B" w16cex:dateUtc="2026-05-11T07:25:00Z"/>
  <w16cex:commentExtensible w16cex:durableId="050BA28E" w16cex:dateUtc="2026-05-11T07:28:00Z"/>
  <w16cex:commentExtensible w16cex:durableId="6ABE3B47" w16cex:dateUtc="2026-05-11T07:28:00Z"/>
  <w16cex:commentExtensible w16cex:durableId="30B4D5C4" w16cex:dateUtc="2026-05-11T07:34:00Z"/>
  <w16cex:commentExtensible w16cex:durableId="576AA0DF" w16cex:dateUtc="2026-05-11T07:55:00Z"/>
  <w16cex:commentExtensible w16cex:durableId="0DC7EDCA" w16cex:dateUtc="2026-05-11T07:55:00Z"/>
  <w16cex:commentExtensible w16cex:durableId="7782F387" w16cex:dateUtc="2026-05-11T07:55:00Z"/>
  <w16cex:commentExtensible w16cex:durableId="6292F0E1" w16cex:dateUtc="2026-05-11T07:32:00Z"/>
  <w16cex:commentExtensible w16cex:durableId="29506FB8" w16cex:dateUtc="2026-05-11T07:40:00Z"/>
  <w16cex:commentExtensible w16cex:durableId="5E5ABA9C" w16cex:dateUtc="2026-05-11T07:49:00Z"/>
  <w16cex:commentExtensible w16cex:durableId="30720597" w16cex:dateUtc="2026-05-11T07:54:00Z"/>
  <w16cex:commentExtensible w16cex:durableId="754FDBFB" w16cex:dateUtc="2026-05-11T07:57:00Z"/>
  <w16cex:commentExtensible w16cex:durableId="4CE5E7F0" w16cex:dateUtc="2026-05-11T08:01:00Z"/>
  <w16cex:commentExtensible w16cex:durableId="794DCF25" w16cex:dateUtc="2026-05-11T07:58:00Z"/>
  <w16cex:commentExtensible w16cex:durableId="1E4B2A2A" w16cex:dateUtc="2026-05-11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7B1650" w16cid:durableId="78FFF106"/>
  <w16cid:commentId w16cid:paraId="11FB53B2" w16cid:durableId="674E7685"/>
  <w16cid:commentId w16cid:paraId="58D74298" w16cid:durableId="3DED638B"/>
  <w16cid:commentId w16cid:paraId="75358DDC" w16cid:durableId="050BA28E"/>
  <w16cid:commentId w16cid:paraId="6BF2DBC9" w16cid:durableId="6ABE3B47"/>
  <w16cid:commentId w16cid:paraId="003D1FBB" w16cid:durableId="30B4D5C4"/>
  <w16cid:commentId w16cid:paraId="57EA57A7" w16cid:durableId="576AA0DF"/>
  <w16cid:commentId w16cid:paraId="67902133" w16cid:durableId="0DC7EDCA"/>
  <w16cid:commentId w16cid:paraId="6CB7E20F" w16cid:durableId="7782F387"/>
  <w16cid:commentId w16cid:paraId="40951289" w16cid:durableId="6292F0E1"/>
  <w16cid:commentId w16cid:paraId="574818E7" w16cid:durableId="29506FB8"/>
  <w16cid:commentId w16cid:paraId="02068F59" w16cid:durableId="5E5ABA9C"/>
  <w16cid:commentId w16cid:paraId="519849D2" w16cid:durableId="30720597"/>
  <w16cid:commentId w16cid:paraId="4B318510" w16cid:durableId="754FDBFB"/>
  <w16cid:commentId w16cid:paraId="362BD917" w16cid:durableId="4CE5E7F0"/>
  <w16cid:commentId w16cid:paraId="6A18CBBC" w16cid:durableId="794DCF25"/>
  <w16cid:commentId w16cid:paraId="3EDB622A" w16cid:durableId="1E4B2A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D969A6"/>
    <w:multiLevelType w:val="hybridMultilevel"/>
    <w:tmpl w:val="8F1814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646398937">
    <w:abstractNumId w:val="8"/>
  </w:num>
  <w:num w:numId="2" w16cid:durableId="1728603203">
    <w:abstractNumId w:val="6"/>
  </w:num>
  <w:num w:numId="3" w16cid:durableId="1046491213">
    <w:abstractNumId w:val="5"/>
  </w:num>
  <w:num w:numId="4" w16cid:durableId="359820457">
    <w:abstractNumId w:val="4"/>
  </w:num>
  <w:num w:numId="5" w16cid:durableId="1641232636">
    <w:abstractNumId w:val="7"/>
  </w:num>
  <w:num w:numId="6" w16cid:durableId="1157693834">
    <w:abstractNumId w:val="3"/>
  </w:num>
  <w:num w:numId="7" w16cid:durableId="1599680807">
    <w:abstractNumId w:val="2"/>
  </w:num>
  <w:num w:numId="8" w16cid:durableId="55201644">
    <w:abstractNumId w:val="1"/>
  </w:num>
  <w:num w:numId="9" w16cid:durableId="93133260">
    <w:abstractNumId w:val="0"/>
  </w:num>
  <w:num w:numId="10" w16cid:durableId="38706979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ay Ping KOH (LTA)">
    <w15:presenceInfo w15:providerId="AD" w15:userId="S::KOH_Puay_Ping@lta.gov.sg::76a24eb8-73a3-49f2-8e36-cebbe3342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5AB"/>
    <w:rsid w:val="0015074B"/>
    <w:rsid w:val="001E25AE"/>
    <w:rsid w:val="001F4577"/>
    <w:rsid w:val="0029639D"/>
    <w:rsid w:val="002D6C16"/>
    <w:rsid w:val="00326F90"/>
    <w:rsid w:val="00373A60"/>
    <w:rsid w:val="00457141"/>
    <w:rsid w:val="00654A51"/>
    <w:rsid w:val="00737AB3"/>
    <w:rsid w:val="00766DD4"/>
    <w:rsid w:val="007B30C7"/>
    <w:rsid w:val="007F04B3"/>
    <w:rsid w:val="008C2B48"/>
    <w:rsid w:val="00AA1D8D"/>
    <w:rsid w:val="00B47730"/>
    <w:rsid w:val="00CB0664"/>
    <w:rsid w:val="00D878D0"/>
    <w:rsid w:val="00F95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DEB5D"/>
  <w14:defaultImageDpi w14:val="300"/>
  <w15:docId w15:val="{0C3CF1FD-ED77-4CDF-A498-46F41D970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E25AE"/>
    <w:rPr>
      <w:sz w:val="16"/>
      <w:szCs w:val="16"/>
    </w:rPr>
  </w:style>
  <w:style w:type="paragraph" w:styleId="CommentText">
    <w:name w:val="annotation text"/>
    <w:basedOn w:val="Normal"/>
    <w:link w:val="CommentTextChar"/>
    <w:uiPriority w:val="99"/>
    <w:unhideWhenUsed/>
    <w:rsid w:val="001E25AE"/>
    <w:pPr>
      <w:spacing w:line="240" w:lineRule="auto"/>
    </w:pPr>
    <w:rPr>
      <w:sz w:val="20"/>
      <w:szCs w:val="20"/>
    </w:rPr>
  </w:style>
  <w:style w:type="character" w:customStyle="1" w:styleId="CommentTextChar">
    <w:name w:val="Comment Text Char"/>
    <w:basedOn w:val="DefaultParagraphFont"/>
    <w:link w:val="CommentText"/>
    <w:uiPriority w:val="99"/>
    <w:rsid w:val="001E25AE"/>
    <w:rPr>
      <w:sz w:val="20"/>
      <w:szCs w:val="20"/>
    </w:rPr>
  </w:style>
  <w:style w:type="paragraph" w:styleId="CommentSubject">
    <w:name w:val="annotation subject"/>
    <w:basedOn w:val="CommentText"/>
    <w:next w:val="CommentText"/>
    <w:link w:val="CommentSubjectChar"/>
    <w:uiPriority w:val="99"/>
    <w:semiHidden/>
    <w:unhideWhenUsed/>
    <w:rsid w:val="001E25AE"/>
    <w:rPr>
      <w:b/>
      <w:bCs/>
    </w:rPr>
  </w:style>
  <w:style w:type="character" w:customStyle="1" w:styleId="CommentSubjectChar">
    <w:name w:val="Comment Subject Char"/>
    <w:basedOn w:val="CommentTextChar"/>
    <w:link w:val="CommentSubject"/>
    <w:uiPriority w:val="99"/>
    <w:semiHidden/>
    <w:rsid w:val="001E25AE"/>
    <w:rPr>
      <w:b/>
      <w:bCs/>
      <w:sz w:val="20"/>
      <w:szCs w:val="20"/>
    </w:rPr>
  </w:style>
  <w:style w:type="paragraph" w:styleId="Revision">
    <w:name w:val="Revision"/>
    <w:hidden/>
    <w:uiPriority w:val="99"/>
    <w:semiHidden/>
    <w:rsid w:val="001E25A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XIN YU ZACHARY</cp:lastModifiedBy>
  <cp:revision>2</cp:revision>
  <dcterms:created xsi:type="dcterms:W3CDTF">2026-05-11T08:19:00Z</dcterms:created>
  <dcterms:modified xsi:type="dcterms:W3CDTF">2026-05-11T08:19:00Z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803508-8490-4252-b331-d9b72689e942_Enabled">
    <vt:lpwstr>true</vt:lpwstr>
  </property>
  <property fmtid="{D5CDD505-2E9C-101B-9397-08002B2CF9AE}" pid="3" name="MSIP_Label_54803508-8490-4252-b331-d9b72689e942_SetDate">
    <vt:lpwstr>2026-05-11T04:39:29Z</vt:lpwstr>
  </property>
  <property fmtid="{D5CDD505-2E9C-101B-9397-08002B2CF9AE}" pid="4" name="MSIP_Label_54803508-8490-4252-b331-d9b72689e942_Method">
    <vt:lpwstr>Privileged</vt:lpwstr>
  </property>
  <property fmtid="{D5CDD505-2E9C-101B-9397-08002B2CF9AE}" pid="5" name="MSIP_Label_54803508-8490-4252-b331-d9b72689e942_Name">
    <vt:lpwstr>Non Sensitive_0</vt:lpwstr>
  </property>
  <property fmtid="{D5CDD505-2E9C-101B-9397-08002B2CF9AE}" pid="6" name="MSIP_Label_54803508-8490-4252-b331-d9b72689e942_SiteId">
    <vt:lpwstr>0b11c524-9a1c-4e1b-84cb-6336aefc2243</vt:lpwstr>
  </property>
  <property fmtid="{D5CDD505-2E9C-101B-9397-08002B2CF9AE}" pid="7" name="MSIP_Label_54803508-8490-4252-b331-d9b72689e942_ActionId">
    <vt:lpwstr>a5a07019-9490-487a-9c68-676ba7cc3b09</vt:lpwstr>
  </property>
  <property fmtid="{D5CDD505-2E9C-101B-9397-08002B2CF9AE}" pid="8" name="MSIP_Label_54803508-8490-4252-b331-d9b72689e942_ContentBits">
    <vt:lpwstr>0</vt:lpwstr>
  </property>
  <property fmtid="{D5CDD505-2E9C-101B-9397-08002B2CF9AE}" pid="9" name="MSIP_Label_54803508-8490-4252-b331-d9b72689e942_Tag">
    <vt:lpwstr>10, 0, 1, 1</vt:lpwstr>
  </property>
</Properties>
</file>