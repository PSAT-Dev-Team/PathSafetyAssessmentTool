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B782E" w14:textId="77777777" w:rsidR="00614364" w:rsidRPr="00614364" w:rsidRDefault="00614364" w:rsidP="00614364">
      <w:pPr>
        <w:pBdr>
          <w:top w:val="single" w:sz="2" w:space="0" w:color="E4E4E7"/>
          <w:left w:val="single" w:sz="2" w:space="0" w:color="E4E4E7"/>
          <w:bottom w:val="single" w:sz="6" w:space="0" w:color="E2E8F0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A202C"/>
          <w:kern w:val="36"/>
          <w:sz w:val="48"/>
          <w:szCs w:val="48"/>
        </w:rPr>
      </w:pPr>
      <w:r w:rsidRPr="00614364">
        <w:rPr>
          <w:rFonts w:ascii="Arial" w:eastAsia="Times New Roman" w:hAnsi="Arial" w:cs="Arial"/>
          <w:b/>
          <w:bCs/>
          <w:color w:val="1A202C"/>
          <w:kern w:val="36"/>
          <w:sz w:val="48"/>
          <w:szCs w:val="48"/>
        </w:rPr>
        <w:t>Path Safety Assessment Tool (PSAT) User Guide</w:t>
      </w:r>
    </w:p>
    <w:p w14:paraId="091E3057" w14:textId="77777777" w:rsidR="00614364" w:rsidRPr="00614364" w:rsidRDefault="00614364" w:rsidP="0061436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r w:rsidRPr="00614364">
        <w:rPr>
          <w:rFonts w:ascii="Arial" w:eastAsia="Times New Roman" w:hAnsi="Arial" w:cs="Arial"/>
          <w:color w:val="4A5568"/>
          <w:sz w:val="24"/>
          <w:szCs w:val="24"/>
        </w:rPr>
        <w:t>Welcome to PSAT. The tool helps you create projects from geotagged survey images, review coded path segments, calculate safety risk scores, analyse safety hazards and test treatments.</w:t>
      </w:r>
    </w:p>
    <w:p w14:paraId="663132D9" w14:textId="77777777" w:rsidR="00614364" w:rsidRPr="00614364" w:rsidRDefault="00000000" w:rsidP="00614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8FF4E8">
          <v:rect id="_x0000_i1025" style="width:0;height:0" o:hralign="center" o:hrstd="t" o:hr="t" fillcolor="#a0a0a0" stroked="f"/>
        </w:pict>
      </w:r>
    </w:p>
    <w:p w14:paraId="0878A659" w14:textId="77777777" w:rsidR="00614364" w:rsidRPr="00614364" w:rsidRDefault="00614364" w:rsidP="00614364">
      <w:pPr>
        <w:pBdr>
          <w:top w:val="single" w:sz="2" w:space="0" w:color="E4E4E7"/>
          <w:left w:val="single" w:sz="2" w:space="0" w:color="E4E4E7"/>
          <w:bottom w:val="single" w:sz="6" w:space="0" w:color="E2E8F0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A202C"/>
          <w:sz w:val="36"/>
          <w:szCs w:val="36"/>
        </w:rPr>
      </w:pPr>
      <w:r w:rsidRPr="00614364">
        <w:rPr>
          <w:rFonts w:ascii="Arial" w:eastAsia="Times New Roman" w:hAnsi="Arial" w:cs="Arial"/>
          <w:b/>
          <w:bCs/>
          <w:color w:val="1A202C"/>
          <w:sz w:val="36"/>
          <w:szCs w:val="36"/>
        </w:rPr>
        <w:t>Table of Contents</w:t>
      </w:r>
    </w:p>
    <w:p w14:paraId="17924CF2" w14:textId="77777777" w:rsidR="00614364" w:rsidRPr="00614364" w:rsidRDefault="00614364" w:rsidP="00614364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hyperlink r:id="rId5" w:anchor="11-open-the-project-list" w:history="1">
        <w:r w:rsidRPr="00614364">
          <w:rPr>
            <w:rFonts w:ascii="Arial" w:eastAsia="Times New Roman" w:hAnsi="Arial" w:cs="Arial"/>
            <w:color w:val="3182CE"/>
            <w:sz w:val="24"/>
            <w:szCs w:val="24"/>
            <w:u w:val="single"/>
            <w:bdr w:val="single" w:sz="2" w:space="0" w:color="E4E4E7" w:frame="1"/>
          </w:rPr>
          <w:t>1.1 Open the Project List</w:t>
        </w:r>
      </w:hyperlink>
    </w:p>
    <w:p w14:paraId="629EA49F" w14:textId="77777777" w:rsidR="00614364" w:rsidRPr="00614364" w:rsidRDefault="00614364" w:rsidP="00614364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hyperlink r:id="rId6" w:anchor="12-create-a-project" w:history="1">
        <w:r w:rsidRPr="00614364">
          <w:rPr>
            <w:rFonts w:ascii="Arial" w:eastAsia="Times New Roman" w:hAnsi="Arial" w:cs="Arial"/>
            <w:color w:val="3182CE"/>
            <w:sz w:val="24"/>
            <w:szCs w:val="24"/>
            <w:u w:val="single"/>
            <w:bdr w:val="single" w:sz="2" w:space="0" w:color="E4E4E7" w:frame="1"/>
          </w:rPr>
          <w:t>1.2 Create a Project</w:t>
        </w:r>
      </w:hyperlink>
    </w:p>
    <w:p w14:paraId="7B1E5740" w14:textId="77777777" w:rsidR="00614364" w:rsidRPr="00614364" w:rsidRDefault="00614364" w:rsidP="00614364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hyperlink r:id="rId7" w:anchor="13-navigate-between-workflows" w:history="1">
        <w:r w:rsidRPr="00614364">
          <w:rPr>
            <w:rFonts w:ascii="Arial" w:eastAsia="Times New Roman" w:hAnsi="Arial" w:cs="Arial"/>
            <w:color w:val="3182CE"/>
            <w:sz w:val="24"/>
            <w:szCs w:val="24"/>
            <w:u w:val="single"/>
            <w:bdr w:val="single" w:sz="2" w:space="0" w:color="E4E4E7" w:frame="1"/>
          </w:rPr>
          <w:t>1.3 Navigate Between Workflows</w:t>
        </w:r>
      </w:hyperlink>
    </w:p>
    <w:p w14:paraId="56063D3E" w14:textId="77777777" w:rsidR="00614364" w:rsidRPr="00614364" w:rsidRDefault="00614364" w:rsidP="00614364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hyperlink r:id="rId8" w:anchor="14-using-the-help-guide" w:history="1">
        <w:r w:rsidRPr="00614364">
          <w:rPr>
            <w:rFonts w:ascii="Arial" w:eastAsia="Times New Roman" w:hAnsi="Arial" w:cs="Arial"/>
            <w:color w:val="3182CE"/>
            <w:sz w:val="24"/>
            <w:szCs w:val="24"/>
            <w:u w:val="single"/>
            <w:bdr w:val="single" w:sz="2" w:space="0" w:color="E4E4E7" w:frame="1"/>
          </w:rPr>
          <w:t>1.4 Using the Help Guide</w:t>
        </w:r>
      </w:hyperlink>
    </w:p>
    <w:p w14:paraId="48684B44" w14:textId="77777777" w:rsidR="00614364" w:rsidRPr="00614364" w:rsidRDefault="00614364" w:rsidP="00614364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hyperlink r:id="rId9" w:anchor="15-viewing-and-updating-gis-layers" w:history="1">
        <w:r w:rsidRPr="00614364">
          <w:rPr>
            <w:rFonts w:ascii="Arial" w:eastAsia="Times New Roman" w:hAnsi="Arial" w:cs="Arial"/>
            <w:color w:val="3182CE"/>
            <w:sz w:val="24"/>
            <w:szCs w:val="24"/>
            <w:u w:val="single"/>
            <w:bdr w:val="single" w:sz="2" w:space="0" w:color="E4E4E7" w:frame="1"/>
          </w:rPr>
          <w:t>1.5 Viewing and Updating GIS Layers</w:t>
        </w:r>
      </w:hyperlink>
    </w:p>
    <w:p w14:paraId="641C3E14" w14:textId="77777777" w:rsidR="00614364" w:rsidRPr="00614364" w:rsidRDefault="00000000" w:rsidP="00614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B33DED">
          <v:rect id="_x0000_i1026" style="width:0;height:0" o:hralign="center" o:hrstd="t" o:hr="t" fillcolor="#a0a0a0" stroked="f"/>
        </w:pict>
      </w:r>
    </w:p>
    <w:p w14:paraId="2A865EF5" w14:textId="77777777" w:rsidR="00614364" w:rsidRPr="00614364" w:rsidRDefault="00614364" w:rsidP="00614364">
      <w:pPr>
        <w:pBdr>
          <w:top w:val="single" w:sz="2" w:space="0" w:color="E4E4E7"/>
          <w:left w:val="single" w:sz="2" w:space="0" w:color="E4E4E7"/>
          <w:bottom w:val="single" w:sz="6" w:space="0" w:color="E2E8F0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A202C"/>
          <w:sz w:val="36"/>
          <w:szCs w:val="36"/>
        </w:rPr>
      </w:pPr>
      <w:r w:rsidRPr="00614364">
        <w:rPr>
          <w:rFonts w:ascii="Arial" w:eastAsia="Times New Roman" w:hAnsi="Arial" w:cs="Arial"/>
          <w:b/>
          <w:bCs/>
          <w:color w:val="1A202C"/>
          <w:sz w:val="36"/>
          <w:szCs w:val="36"/>
        </w:rPr>
        <w:t>1. Getting Started</w:t>
      </w:r>
    </w:p>
    <w:p w14:paraId="7FF5A0BC" w14:textId="77777777" w:rsidR="00614364" w:rsidRPr="00614364" w:rsidRDefault="00614364" w:rsidP="00614364">
      <w:pPr>
        <w:pBdr>
          <w:top w:val="single" w:sz="2" w:space="0" w:color="E4E4E7"/>
          <w:left w:val="single" w:sz="2" w:space="0" w:color="E4E4E7"/>
          <w:bottom w:val="single" w:sz="6" w:space="0" w:color="E2E8F0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A202C"/>
          <w:sz w:val="27"/>
          <w:szCs w:val="27"/>
        </w:rPr>
      </w:pPr>
      <w:r w:rsidRPr="00614364">
        <w:rPr>
          <w:rFonts w:ascii="Arial" w:eastAsia="Times New Roman" w:hAnsi="Arial" w:cs="Arial"/>
          <w:b/>
          <w:bCs/>
          <w:color w:val="1A202C"/>
          <w:sz w:val="27"/>
          <w:szCs w:val="27"/>
        </w:rPr>
        <w:t>1.1 Open the Project List</w:t>
      </w:r>
    </w:p>
    <w:p w14:paraId="0D24544C" w14:textId="77777777" w:rsidR="00614364" w:rsidRPr="00614364" w:rsidRDefault="00614364" w:rsidP="0061436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r w:rsidRPr="00614364">
        <w:rPr>
          <w:rFonts w:ascii="Arial" w:eastAsia="Times New Roman" w:hAnsi="Arial" w:cs="Arial"/>
          <w:color w:val="4A5568"/>
          <w:sz w:val="24"/>
          <w:szCs w:val="24"/>
        </w:rPr>
        <w:t>Use the </w:t>
      </w:r>
      <w:r w:rsidRPr="00614364">
        <w:rPr>
          <w:rFonts w:ascii="Arial" w:eastAsia="Times New Roman" w:hAnsi="Arial" w:cs="Arial"/>
          <w:b/>
          <w:bCs/>
          <w:color w:val="1A202C"/>
          <w:sz w:val="24"/>
          <w:szCs w:val="24"/>
          <w:bdr w:val="single" w:sz="2" w:space="0" w:color="E4E4E7" w:frame="1"/>
        </w:rPr>
        <w:t>Home</w:t>
      </w:r>
      <w:r w:rsidRPr="00614364">
        <w:rPr>
          <w:rFonts w:ascii="Arial" w:eastAsia="Times New Roman" w:hAnsi="Arial" w:cs="Arial"/>
          <w:color w:val="4A5568"/>
          <w:sz w:val="24"/>
          <w:szCs w:val="24"/>
        </w:rPr>
        <w:t> page to browse all projects. You can:</w:t>
      </w:r>
    </w:p>
    <w:p w14:paraId="45C28ECC" w14:textId="77777777" w:rsidR="00614364" w:rsidRPr="00614364" w:rsidRDefault="00614364" w:rsidP="00614364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r w:rsidRPr="00614364">
        <w:rPr>
          <w:rFonts w:ascii="Arial" w:eastAsia="Times New Roman" w:hAnsi="Arial" w:cs="Arial"/>
          <w:color w:val="4A5568"/>
          <w:sz w:val="24"/>
          <w:szCs w:val="24"/>
        </w:rPr>
        <w:t>search by project name or road name</w:t>
      </w:r>
    </w:p>
    <w:p w14:paraId="53ED01DF" w14:textId="3CC9711A" w:rsidR="00614364" w:rsidRPr="00614364" w:rsidRDefault="00614364" w:rsidP="00614364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r w:rsidRPr="00614364">
        <w:rPr>
          <w:rFonts w:ascii="Arial" w:eastAsia="Times New Roman" w:hAnsi="Arial" w:cs="Arial"/>
          <w:color w:val="4A5568"/>
          <w:sz w:val="24"/>
          <w:szCs w:val="24"/>
        </w:rPr>
        <w:t>filter by tag</w:t>
      </w:r>
      <w:ins w:id="0" w:author="User" w:date="2026-06-10T09:37:00Z">
        <w:r>
          <w:rPr>
            <w:rFonts w:ascii="Arial" w:eastAsia="Times New Roman" w:hAnsi="Arial" w:cs="Arial"/>
            <w:color w:val="4A5568"/>
            <w:sz w:val="24"/>
            <w:szCs w:val="24"/>
          </w:rPr>
          <w:t>s</w:t>
        </w:r>
      </w:ins>
      <w:r w:rsidRPr="00614364">
        <w:rPr>
          <w:rFonts w:ascii="Arial" w:eastAsia="Times New Roman" w:hAnsi="Arial" w:cs="Arial"/>
          <w:color w:val="4A5568"/>
          <w:sz w:val="24"/>
          <w:szCs w:val="24"/>
        </w:rPr>
        <w:t xml:space="preserve"> (e.g. NSC, AMK)</w:t>
      </w:r>
    </w:p>
    <w:p w14:paraId="466DB914" w14:textId="716B4F2D" w:rsidR="00614364" w:rsidRPr="00614364" w:rsidRDefault="00614364" w:rsidP="00614364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r w:rsidRPr="00614364">
        <w:rPr>
          <w:rFonts w:ascii="Arial" w:eastAsia="Times New Roman" w:hAnsi="Arial" w:cs="Arial"/>
          <w:color w:val="4A5568"/>
          <w:sz w:val="24"/>
          <w:szCs w:val="24"/>
        </w:rPr>
        <w:t xml:space="preserve">sort by </w:t>
      </w:r>
      <w:ins w:id="1" w:author="User" w:date="2026-06-10T09:31:00Z">
        <w:r>
          <w:rPr>
            <w:rFonts w:ascii="Arial" w:eastAsia="Times New Roman" w:hAnsi="Arial" w:cs="Arial"/>
            <w:color w:val="4A5568"/>
            <w:sz w:val="24"/>
            <w:szCs w:val="24"/>
          </w:rPr>
          <w:t xml:space="preserve">project name, </w:t>
        </w:r>
      </w:ins>
      <w:r w:rsidRPr="00614364">
        <w:rPr>
          <w:rFonts w:ascii="Arial" w:eastAsia="Times New Roman" w:hAnsi="Arial" w:cs="Arial"/>
          <w:color w:val="4A5568"/>
          <w:sz w:val="24"/>
          <w:szCs w:val="24"/>
        </w:rPr>
        <w:t xml:space="preserve">verification progress, </w:t>
      </w:r>
      <w:ins w:id="2" w:author="User" w:date="2026-06-10T09:35:00Z">
        <w:r>
          <w:rPr>
            <w:rFonts w:ascii="Arial" w:eastAsia="Times New Roman" w:hAnsi="Arial" w:cs="Arial"/>
            <w:color w:val="4A5568"/>
            <w:sz w:val="24"/>
            <w:szCs w:val="24"/>
          </w:rPr>
          <w:t xml:space="preserve">distance verified, </w:t>
        </w:r>
      </w:ins>
      <w:r w:rsidRPr="00614364">
        <w:rPr>
          <w:rFonts w:ascii="Arial" w:eastAsia="Times New Roman" w:hAnsi="Arial" w:cs="Arial"/>
          <w:color w:val="4A5568"/>
          <w:sz w:val="24"/>
          <w:szCs w:val="24"/>
        </w:rPr>
        <w:t>autocode progress, and last modified time</w:t>
      </w:r>
    </w:p>
    <w:p w14:paraId="7A6211C6" w14:textId="74C12FF8" w:rsidR="00614364" w:rsidRPr="00614364" w:rsidRDefault="00614364" w:rsidP="00614364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r w:rsidRPr="00614364">
        <w:rPr>
          <w:rFonts w:ascii="Arial" w:eastAsia="Times New Roman" w:hAnsi="Arial" w:cs="Arial"/>
          <w:color w:val="4A5568"/>
          <w:sz w:val="24"/>
          <w:szCs w:val="24"/>
        </w:rPr>
        <w:t>select one or more projects for</w:t>
      </w:r>
      <w:ins w:id="3" w:author="User" w:date="2026-06-10T09:34:00Z">
        <w:r>
          <w:rPr>
            <w:rFonts w:ascii="Arial" w:eastAsia="Times New Roman" w:hAnsi="Arial" w:cs="Arial"/>
            <w:color w:val="4A5568"/>
            <w:sz w:val="24"/>
            <w:szCs w:val="24"/>
          </w:rPr>
          <w:t xml:space="preserve"> deletion,</w:t>
        </w:r>
      </w:ins>
      <w:r w:rsidRPr="00614364">
        <w:rPr>
          <w:rFonts w:ascii="Arial" w:eastAsia="Times New Roman" w:hAnsi="Arial" w:cs="Arial"/>
          <w:color w:val="4A5568"/>
          <w:sz w:val="24"/>
          <w:szCs w:val="24"/>
        </w:rPr>
        <w:t xml:space="preserve"> coding, path analysis, or treatment work</w:t>
      </w:r>
    </w:p>
    <w:p w14:paraId="1F50CD25" w14:textId="77777777" w:rsidR="00614364" w:rsidRPr="00614364" w:rsidRDefault="00614364" w:rsidP="00614364">
      <w:pPr>
        <w:pBdr>
          <w:top w:val="single" w:sz="2" w:space="0" w:color="E4E4E7"/>
          <w:left w:val="single" w:sz="2" w:space="0" w:color="E4E4E7"/>
          <w:bottom w:val="single" w:sz="6" w:space="0" w:color="E2E8F0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A202C"/>
          <w:sz w:val="27"/>
          <w:szCs w:val="27"/>
        </w:rPr>
      </w:pPr>
      <w:r w:rsidRPr="00614364">
        <w:rPr>
          <w:rFonts w:ascii="Arial" w:eastAsia="Times New Roman" w:hAnsi="Arial" w:cs="Arial"/>
          <w:b/>
          <w:bCs/>
          <w:color w:val="1A202C"/>
          <w:sz w:val="27"/>
          <w:szCs w:val="27"/>
        </w:rPr>
        <w:t>1.2 Create a Project</w:t>
      </w:r>
    </w:p>
    <w:p w14:paraId="79DAD3CA" w14:textId="77777777" w:rsidR="00614364" w:rsidRPr="00614364" w:rsidRDefault="00614364" w:rsidP="0061436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r w:rsidRPr="00614364">
        <w:rPr>
          <w:rFonts w:ascii="Arial" w:eastAsia="Times New Roman" w:hAnsi="Arial" w:cs="Arial"/>
          <w:color w:val="4A5568"/>
          <w:sz w:val="24"/>
          <w:szCs w:val="24"/>
        </w:rPr>
        <w:t>Use </w:t>
      </w:r>
      <w:r w:rsidRPr="00614364">
        <w:rPr>
          <w:rFonts w:ascii="Arial" w:eastAsia="Times New Roman" w:hAnsi="Arial" w:cs="Arial"/>
          <w:b/>
          <w:bCs/>
          <w:color w:val="1A202C"/>
          <w:sz w:val="24"/>
          <w:szCs w:val="24"/>
          <w:bdr w:val="single" w:sz="2" w:space="0" w:color="E4E4E7" w:frame="1"/>
        </w:rPr>
        <w:t>Create Project</w:t>
      </w:r>
      <w:r w:rsidRPr="00614364">
        <w:rPr>
          <w:rFonts w:ascii="Arial" w:eastAsia="Times New Roman" w:hAnsi="Arial" w:cs="Arial"/>
          <w:color w:val="4A5568"/>
          <w:sz w:val="24"/>
          <w:szCs w:val="24"/>
        </w:rPr>
        <w:t> when you want to build a new project from the source image folders in </w:t>
      </w:r>
      <w:r w:rsidRPr="00614364">
        <w:rPr>
          <w:rFonts w:ascii="Courier New" w:eastAsia="Times New Roman" w:hAnsi="Courier New" w:cs="Courier New"/>
          <w:color w:val="4A5568"/>
          <w:sz w:val="20"/>
          <w:szCs w:val="20"/>
          <w:bdr w:val="single" w:sz="2" w:space="0" w:color="E4E4E7" w:frame="1"/>
        </w:rPr>
        <w:t>in/</w:t>
      </w:r>
      <w:r w:rsidRPr="00614364">
        <w:rPr>
          <w:rFonts w:ascii="Arial" w:eastAsia="Times New Roman" w:hAnsi="Arial" w:cs="Arial"/>
          <w:color w:val="4A5568"/>
          <w:sz w:val="24"/>
          <w:szCs w:val="24"/>
        </w:rPr>
        <w:t>.</w:t>
      </w:r>
    </w:p>
    <w:p w14:paraId="5AFBD3EF" w14:textId="77777777" w:rsidR="00614364" w:rsidRPr="00614364" w:rsidRDefault="00614364" w:rsidP="0061436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r w:rsidRPr="00614364">
        <w:rPr>
          <w:rFonts w:ascii="Arial" w:eastAsia="Times New Roman" w:hAnsi="Arial" w:cs="Arial"/>
          <w:color w:val="4A5568"/>
          <w:sz w:val="24"/>
          <w:szCs w:val="24"/>
        </w:rPr>
        <w:t>You can create a project in three ways:</w:t>
      </w:r>
    </w:p>
    <w:p w14:paraId="09FE52DE" w14:textId="77777777" w:rsidR="00614364" w:rsidRPr="00614364" w:rsidRDefault="00614364" w:rsidP="00614364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r w:rsidRPr="00614364">
        <w:rPr>
          <w:rFonts w:ascii="Arial" w:eastAsia="Times New Roman" w:hAnsi="Arial" w:cs="Arial"/>
          <w:b/>
          <w:bCs/>
          <w:color w:val="1A202C"/>
          <w:sz w:val="24"/>
          <w:szCs w:val="24"/>
          <w:bdr w:val="single" w:sz="2" w:space="0" w:color="E4E4E7" w:frame="1"/>
        </w:rPr>
        <w:t>Single folder</w:t>
      </w:r>
      <w:r w:rsidRPr="00614364">
        <w:rPr>
          <w:rFonts w:ascii="Arial" w:eastAsia="Times New Roman" w:hAnsi="Arial" w:cs="Arial"/>
          <w:color w:val="4A5568"/>
          <w:sz w:val="24"/>
          <w:szCs w:val="24"/>
        </w:rPr>
        <w:t> — select one source folder directly</w:t>
      </w:r>
    </w:p>
    <w:p w14:paraId="7CBDB65B" w14:textId="77777777" w:rsidR="00614364" w:rsidRPr="00614364" w:rsidRDefault="00614364" w:rsidP="00614364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r w:rsidRPr="00614364">
        <w:rPr>
          <w:rFonts w:ascii="Arial" w:eastAsia="Times New Roman" w:hAnsi="Arial" w:cs="Arial"/>
          <w:b/>
          <w:bCs/>
          <w:color w:val="1A202C"/>
          <w:sz w:val="24"/>
          <w:szCs w:val="24"/>
          <w:bdr w:val="single" w:sz="2" w:space="0" w:color="E4E4E7" w:frame="1"/>
        </w:rPr>
        <w:t>Polygon / Planning Area</w:t>
      </w:r>
      <w:r w:rsidRPr="00614364">
        <w:rPr>
          <w:rFonts w:ascii="Arial" w:eastAsia="Times New Roman" w:hAnsi="Arial" w:cs="Arial"/>
          <w:color w:val="4A5568"/>
          <w:sz w:val="24"/>
          <w:szCs w:val="24"/>
        </w:rPr>
        <w:t> — draw a polygon or click a planning area on the map and create a project from multiple selected roads</w:t>
      </w:r>
    </w:p>
    <w:p w14:paraId="1509CB9B" w14:textId="77777777" w:rsidR="00614364" w:rsidRPr="00614364" w:rsidRDefault="00614364" w:rsidP="00614364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r w:rsidRPr="00614364">
        <w:rPr>
          <w:rFonts w:ascii="Arial" w:eastAsia="Times New Roman" w:hAnsi="Arial" w:cs="Arial"/>
          <w:b/>
          <w:bCs/>
          <w:color w:val="1A202C"/>
          <w:sz w:val="24"/>
          <w:szCs w:val="24"/>
          <w:bdr w:val="single" w:sz="2" w:space="0" w:color="E4E4E7" w:frame="1"/>
        </w:rPr>
        <w:t>Upload area GIS layers</w:t>
      </w:r>
      <w:r w:rsidRPr="00614364">
        <w:rPr>
          <w:rFonts w:ascii="Arial" w:eastAsia="Times New Roman" w:hAnsi="Arial" w:cs="Arial"/>
          <w:color w:val="4A5568"/>
          <w:sz w:val="24"/>
          <w:szCs w:val="24"/>
        </w:rPr>
        <w:t> — upload area layers to define the project boundary</w:t>
      </w:r>
    </w:p>
    <w:p w14:paraId="33D4A73E" w14:textId="77777777" w:rsidR="00614364" w:rsidRPr="00614364" w:rsidRDefault="00614364" w:rsidP="0061436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r w:rsidRPr="00614364">
        <w:rPr>
          <w:rFonts w:ascii="Arial" w:eastAsia="Times New Roman" w:hAnsi="Arial" w:cs="Arial"/>
          <w:color w:val="4A5568"/>
          <w:sz w:val="24"/>
          <w:szCs w:val="24"/>
        </w:rPr>
        <w:t>When creating a project:</w:t>
      </w:r>
    </w:p>
    <w:p w14:paraId="0020B644" w14:textId="77777777" w:rsidR="00614364" w:rsidRPr="00614364" w:rsidRDefault="00614364" w:rsidP="00614364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r w:rsidRPr="00614364">
        <w:rPr>
          <w:rFonts w:ascii="Arial" w:eastAsia="Times New Roman" w:hAnsi="Arial" w:cs="Arial"/>
          <w:color w:val="4A5568"/>
          <w:sz w:val="24"/>
          <w:szCs w:val="24"/>
        </w:rPr>
        <w:lastRenderedPageBreak/>
        <w:t>enter a project name without underscores</w:t>
      </w:r>
    </w:p>
    <w:p w14:paraId="01FCFFC9" w14:textId="77777777" w:rsidR="00614364" w:rsidRPr="00614364" w:rsidRDefault="00614364" w:rsidP="00614364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r w:rsidRPr="00614364">
        <w:rPr>
          <w:rFonts w:ascii="Arial" w:eastAsia="Times New Roman" w:hAnsi="Arial" w:cs="Arial"/>
          <w:color w:val="4A5568"/>
          <w:sz w:val="24"/>
          <w:szCs w:val="24"/>
        </w:rPr>
        <w:t>add tags if needed (for easy grouping, e.g. NSC, AMK)</w:t>
      </w:r>
    </w:p>
    <w:p w14:paraId="61ED7485" w14:textId="77777777" w:rsidR="00614364" w:rsidRPr="00614364" w:rsidRDefault="00614364" w:rsidP="00614364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r w:rsidRPr="00614364">
        <w:rPr>
          <w:rFonts w:ascii="Arial" w:eastAsia="Times New Roman" w:hAnsi="Arial" w:cs="Arial"/>
          <w:color w:val="4A5568"/>
          <w:sz w:val="24"/>
          <w:szCs w:val="24"/>
        </w:rPr>
        <w:t>upload images into a source folder if the folder is missing</w:t>
      </w:r>
    </w:p>
    <w:p w14:paraId="6D9C0ADD" w14:textId="77777777" w:rsidR="00614364" w:rsidRPr="00614364" w:rsidRDefault="00614364" w:rsidP="00614364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4A5568"/>
          <w:sz w:val="24"/>
          <w:szCs w:val="24"/>
        </w:rPr>
      </w:pPr>
      <w:r w:rsidRPr="00614364">
        <w:rPr>
          <w:rFonts w:ascii="Arial" w:eastAsia="Times New Roman" w:hAnsi="Arial" w:cs="Arial"/>
          <w:color w:val="4A5568"/>
          <w:sz w:val="24"/>
          <w:szCs w:val="24"/>
        </w:rPr>
        <w:t>check that selected roads are marked as </w:t>
      </w:r>
      <w:r w:rsidRPr="00614364">
        <w:rPr>
          <w:rFonts w:ascii="Arial" w:eastAsia="Times New Roman" w:hAnsi="Arial" w:cs="Arial"/>
          <w:b/>
          <w:bCs/>
          <w:color w:val="1A202C"/>
          <w:sz w:val="24"/>
          <w:szCs w:val="24"/>
          <w:bdr w:val="single" w:sz="2" w:space="0" w:color="E4E4E7" w:frame="1"/>
        </w:rPr>
        <w:t>available</w:t>
      </w:r>
      <w:r w:rsidRPr="00614364">
        <w:rPr>
          <w:rFonts w:ascii="Arial" w:eastAsia="Times New Roman" w:hAnsi="Arial" w:cs="Arial"/>
          <w:color w:val="4A5568"/>
          <w:sz w:val="24"/>
          <w:szCs w:val="24"/>
        </w:rPr>
        <w:t> before you create the project</w:t>
      </w:r>
    </w:p>
    <w:p w14:paraId="3FD551A0" w14:textId="77777777" w:rsidR="00614364" w:rsidRDefault="00614364" w:rsidP="00614364">
      <w:pPr>
        <w:pStyle w:val="Heading4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/>
        <w:rPr>
          <w:rFonts w:ascii="Arial" w:hAnsi="Arial" w:cs="Arial"/>
          <w:color w:val="09090B"/>
        </w:rPr>
      </w:pPr>
      <w:r>
        <w:rPr>
          <w:rFonts w:ascii="Arial" w:hAnsi="Arial" w:cs="Arial"/>
          <w:color w:val="09090B"/>
        </w:rPr>
        <w:t>Road Highlight on Source Folder Select</w:t>
      </w:r>
    </w:p>
    <w:p w14:paraId="75A94262" w14:textId="77777777" w:rsidR="00614364" w:rsidRDefault="00614364" w:rsidP="00614364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 w:after="0"/>
        <w:rPr>
          <w:rFonts w:ascii="Arial" w:hAnsi="Arial" w:cs="Arial"/>
          <w:color w:val="4A5568"/>
        </w:rPr>
      </w:pPr>
      <w:r>
        <w:rPr>
          <w:rFonts w:ascii="Arial" w:hAnsi="Arial" w:cs="Arial"/>
          <w:color w:val="4A5568"/>
        </w:rPr>
        <w:t>When you select a source folder in the Single Folder workflow, PSAT reads the road name from the folder and automatically </w:t>
      </w:r>
      <w:r>
        <w:rPr>
          <w:rStyle w:val="Strong"/>
          <w:rFonts w:ascii="Arial" w:hAnsi="Arial" w:cs="Arial"/>
          <w:color w:val="1A202C"/>
          <w:bdr w:val="single" w:sz="2" w:space="0" w:color="E4E4E7" w:frame="1"/>
        </w:rPr>
        <w:t>highlights the matching road on the map in amber/orange</w:t>
      </w:r>
      <w:r>
        <w:rPr>
          <w:rFonts w:ascii="Arial" w:hAnsi="Arial" w:cs="Arial"/>
          <w:color w:val="4A5568"/>
        </w:rPr>
        <w:t>. The map also pans and zooms to that road so you can visually confirm you are creating the project from the correct location before proceeding.</w:t>
      </w:r>
    </w:p>
    <w:p w14:paraId="7964B2F1" w14:textId="77777777" w:rsidR="00614364" w:rsidRDefault="00614364" w:rsidP="00614364">
      <w:pPr>
        <w:pStyle w:val="Heading3"/>
        <w:pBdr>
          <w:top w:val="single" w:sz="2" w:space="0" w:color="E4E4E7"/>
          <w:left w:val="single" w:sz="2" w:space="0" w:color="E4E4E7"/>
          <w:bottom w:val="single" w:sz="6" w:space="0" w:color="E2E8F0"/>
          <w:right w:val="single" w:sz="2" w:space="0" w:color="E4E4E7"/>
        </w:pBdr>
        <w:shd w:val="clear" w:color="auto" w:fill="FFFFFF"/>
        <w:rPr>
          <w:rFonts w:ascii="Arial" w:hAnsi="Arial" w:cs="Arial"/>
          <w:color w:val="1A202C"/>
        </w:rPr>
      </w:pPr>
      <w:r>
        <w:rPr>
          <w:rFonts w:ascii="Arial" w:hAnsi="Arial" w:cs="Arial"/>
          <w:color w:val="1A202C"/>
        </w:rPr>
        <w:t>1.3 Navigate Between Workflows</w:t>
      </w:r>
    </w:p>
    <w:p w14:paraId="2731C5CF" w14:textId="61738B3F" w:rsidR="00614364" w:rsidRDefault="00614364" w:rsidP="00614364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rPr>
          <w:rFonts w:ascii="Arial" w:hAnsi="Arial" w:cs="Arial"/>
          <w:color w:val="4A5568"/>
        </w:rPr>
      </w:pPr>
      <w:r>
        <w:rPr>
          <w:rFonts w:ascii="Arial" w:hAnsi="Arial" w:cs="Arial"/>
          <w:color w:val="4A5568"/>
        </w:rPr>
        <w:t xml:space="preserve">From the project list, you can send selected projects </w:t>
      </w:r>
      <w:del w:id="4" w:author="User" w:date="2026-06-10T09:43:00Z">
        <w:r w:rsidDel="00855920">
          <w:rPr>
            <w:rFonts w:ascii="Arial" w:hAnsi="Arial" w:cs="Arial"/>
            <w:color w:val="4A5568"/>
          </w:rPr>
          <w:delText>to</w:delText>
        </w:r>
      </w:del>
      <w:ins w:id="5" w:author="User" w:date="2026-06-10T09:43:00Z">
        <w:r w:rsidR="00855920">
          <w:rPr>
            <w:rFonts w:ascii="Arial" w:hAnsi="Arial" w:cs="Arial"/>
            <w:color w:val="4A5568"/>
          </w:rPr>
          <w:t>for the following</w:t>
        </w:r>
      </w:ins>
      <w:r>
        <w:rPr>
          <w:rFonts w:ascii="Arial" w:hAnsi="Arial" w:cs="Arial"/>
          <w:color w:val="4A5568"/>
        </w:rPr>
        <w:t>:</w:t>
      </w:r>
    </w:p>
    <w:tbl>
      <w:tblPr>
        <w:tblW w:w="100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4"/>
        <w:gridCol w:w="7706"/>
      </w:tblGrid>
      <w:tr w:rsidR="00855920" w14:paraId="46CE2EFD" w14:textId="77777777" w:rsidTr="00614364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vAlign w:val="center"/>
            <w:hideMark/>
          </w:tcPr>
          <w:p w14:paraId="3B7E4C39" w14:textId="77777777" w:rsidR="00614364" w:rsidRDefault="00614364">
            <w:pPr>
              <w:rPr>
                <w:rFonts w:ascii="Arial" w:hAnsi="Arial" w:cs="Arial"/>
                <w:b/>
                <w:bCs/>
                <w:color w:val="1A202C"/>
              </w:rPr>
            </w:pPr>
            <w:r>
              <w:rPr>
                <w:rFonts w:ascii="Arial" w:hAnsi="Arial" w:cs="Arial"/>
                <w:b/>
                <w:bCs/>
                <w:color w:val="1A202C"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vAlign w:val="center"/>
            <w:hideMark/>
          </w:tcPr>
          <w:p w14:paraId="773EFF1F" w14:textId="77777777" w:rsidR="00614364" w:rsidRDefault="00614364">
            <w:pPr>
              <w:rPr>
                <w:rFonts w:ascii="Arial" w:hAnsi="Arial" w:cs="Arial"/>
                <w:b/>
                <w:bCs/>
                <w:color w:val="1A202C"/>
              </w:rPr>
            </w:pPr>
            <w:r>
              <w:rPr>
                <w:rFonts w:ascii="Arial" w:hAnsi="Arial" w:cs="Arial"/>
                <w:b/>
                <w:bCs/>
                <w:color w:val="1A202C"/>
              </w:rPr>
              <w:t>Purpose</w:t>
            </w:r>
          </w:p>
        </w:tc>
      </w:tr>
      <w:tr w:rsidR="00855920" w14:paraId="362D4835" w14:textId="77777777" w:rsidTr="00614364">
        <w:trPr>
          <w:tblHeader/>
          <w:ins w:id="6" w:author="User" w:date="2026-06-10T09:43:00Z"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vAlign w:val="center"/>
          </w:tcPr>
          <w:p w14:paraId="7144875E" w14:textId="66B6ECD0" w:rsidR="00855920" w:rsidRDefault="00855920">
            <w:pPr>
              <w:rPr>
                <w:ins w:id="7" w:author="User" w:date="2026-06-10T09:43:00Z"/>
                <w:rFonts w:ascii="Arial" w:hAnsi="Arial" w:cs="Arial"/>
                <w:b/>
                <w:bCs/>
                <w:color w:val="1A202C"/>
              </w:rPr>
            </w:pPr>
            <w:ins w:id="8" w:author="User" w:date="2026-06-10T09:44:00Z">
              <w:r>
                <w:rPr>
                  <w:rFonts w:ascii="Arial" w:hAnsi="Arial" w:cs="Arial"/>
                  <w:b/>
                  <w:bCs/>
                  <w:color w:val="1A202C"/>
                </w:rPr>
                <w:t>Delete Project</w:t>
              </w:r>
            </w:ins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vAlign w:val="center"/>
          </w:tcPr>
          <w:p w14:paraId="6D0A10A4" w14:textId="747087A5" w:rsidR="00855920" w:rsidRPr="00855920" w:rsidRDefault="00855920">
            <w:pPr>
              <w:rPr>
                <w:ins w:id="9" w:author="User" w:date="2026-06-10T09:43:00Z"/>
                <w:rFonts w:ascii="Arial" w:hAnsi="Arial" w:cs="Arial"/>
                <w:color w:val="1A202C"/>
                <w:rPrChange w:id="10" w:author="User" w:date="2026-06-10T09:44:00Z">
                  <w:rPr>
                    <w:ins w:id="11" w:author="User" w:date="2026-06-10T09:43:00Z"/>
                    <w:rFonts w:ascii="Arial" w:hAnsi="Arial" w:cs="Arial"/>
                    <w:b/>
                    <w:bCs/>
                    <w:color w:val="1A202C"/>
                  </w:rPr>
                </w:rPrChange>
              </w:rPr>
            </w:pPr>
            <w:ins w:id="12" w:author="User" w:date="2026-06-10T09:44:00Z">
              <w:r w:rsidRPr="00855920">
                <w:rPr>
                  <w:rFonts w:ascii="Arial" w:hAnsi="Arial" w:cs="Arial"/>
                  <w:color w:val="1A202C"/>
                  <w:rPrChange w:id="13" w:author="User" w:date="2026-06-10T09:44:00Z">
                    <w:rPr>
                      <w:rFonts w:ascii="Arial" w:hAnsi="Arial" w:cs="Arial"/>
                      <w:b/>
                      <w:bCs/>
                      <w:color w:val="1A202C"/>
                    </w:rPr>
                  </w:rPrChange>
                </w:rPr>
                <w:t>Housekeeping to remove unwanted projects</w:t>
              </w:r>
            </w:ins>
          </w:p>
        </w:tc>
      </w:tr>
      <w:tr w:rsidR="00855920" w14:paraId="3BD28306" w14:textId="77777777" w:rsidTr="00614364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vAlign w:val="center"/>
            <w:hideMark/>
          </w:tcPr>
          <w:p w14:paraId="6EED7AF2" w14:textId="77777777" w:rsidR="00614364" w:rsidRDefault="00614364">
            <w:pPr>
              <w:rPr>
                <w:rFonts w:ascii="Arial" w:hAnsi="Arial" w:cs="Arial"/>
                <w:color w:val="4A5568"/>
              </w:rPr>
            </w:pPr>
            <w:r>
              <w:rPr>
                <w:rStyle w:val="Strong"/>
                <w:rFonts w:ascii="Arial" w:hAnsi="Arial" w:cs="Arial"/>
                <w:color w:val="1A202C"/>
                <w:bdr w:val="single" w:sz="2" w:space="0" w:color="E4E4E7" w:frame="1"/>
              </w:rPr>
              <w:t>Coding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vAlign w:val="center"/>
            <w:hideMark/>
          </w:tcPr>
          <w:p w14:paraId="27928A5B" w14:textId="77777777" w:rsidR="00614364" w:rsidRDefault="00614364">
            <w:pPr>
              <w:rPr>
                <w:rFonts w:ascii="Arial" w:hAnsi="Arial" w:cs="Arial"/>
                <w:color w:val="4A5568"/>
              </w:rPr>
            </w:pPr>
            <w:r>
              <w:rPr>
                <w:rFonts w:ascii="Arial" w:hAnsi="Arial" w:cs="Arial"/>
                <w:color w:val="4A5568"/>
              </w:rPr>
              <w:t>Detailed attribute review and saving</w:t>
            </w:r>
          </w:p>
        </w:tc>
      </w:tr>
      <w:tr w:rsidR="00855920" w14:paraId="021B7AAB" w14:textId="77777777" w:rsidTr="00614364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vAlign w:val="center"/>
            <w:hideMark/>
          </w:tcPr>
          <w:p w14:paraId="15F95F57" w14:textId="77777777" w:rsidR="00614364" w:rsidRDefault="00614364">
            <w:pPr>
              <w:rPr>
                <w:rFonts w:ascii="Arial" w:hAnsi="Arial" w:cs="Arial"/>
                <w:color w:val="4A5568"/>
              </w:rPr>
            </w:pPr>
            <w:r>
              <w:rPr>
                <w:rStyle w:val="Strong"/>
                <w:rFonts w:ascii="Arial" w:hAnsi="Arial" w:cs="Arial"/>
                <w:color w:val="1A202C"/>
                <w:bdr w:val="single" w:sz="2" w:space="0" w:color="E4E4E7" w:frame="1"/>
              </w:rPr>
              <w:t>Analyse Projects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vAlign w:val="center"/>
            <w:hideMark/>
          </w:tcPr>
          <w:p w14:paraId="1ACB3E23" w14:textId="7C724258" w:rsidR="00614364" w:rsidRDefault="00614364">
            <w:pPr>
              <w:rPr>
                <w:rFonts w:ascii="Arial" w:hAnsi="Arial" w:cs="Arial"/>
                <w:color w:val="4A5568"/>
              </w:rPr>
            </w:pPr>
            <w:r>
              <w:rPr>
                <w:rFonts w:ascii="Arial" w:hAnsi="Arial" w:cs="Arial"/>
                <w:color w:val="4A5568"/>
              </w:rPr>
              <w:t xml:space="preserve">Multi-project filtering, charts, </w:t>
            </w:r>
            <w:ins w:id="14" w:author="User" w:date="2026-06-10T09:44:00Z">
              <w:r w:rsidR="00855920">
                <w:rPr>
                  <w:rFonts w:ascii="Arial" w:hAnsi="Arial" w:cs="Arial"/>
                  <w:color w:val="4A5568"/>
                </w:rPr>
                <w:t>generate re</w:t>
              </w:r>
            </w:ins>
            <w:ins w:id="15" w:author="User" w:date="2026-06-10T09:45:00Z">
              <w:r w:rsidR="00855920">
                <w:rPr>
                  <w:rFonts w:ascii="Arial" w:hAnsi="Arial" w:cs="Arial"/>
                  <w:color w:val="4A5568"/>
                </w:rPr>
                <w:t xml:space="preserve">ports </w:t>
              </w:r>
            </w:ins>
            <w:r>
              <w:rPr>
                <w:rFonts w:ascii="Arial" w:hAnsi="Arial" w:cs="Arial"/>
                <w:color w:val="4A5568"/>
              </w:rPr>
              <w:t>and export</w:t>
            </w:r>
            <w:ins w:id="16" w:author="User" w:date="2026-06-10T09:45:00Z">
              <w:r w:rsidR="00855920">
                <w:rPr>
                  <w:rFonts w:ascii="Arial" w:hAnsi="Arial" w:cs="Arial"/>
                  <w:color w:val="4A5568"/>
                </w:rPr>
                <w:t xml:space="preserve"> data, images, shp files</w:t>
              </w:r>
            </w:ins>
            <w:del w:id="17" w:author="User" w:date="2026-06-10T09:45:00Z">
              <w:r w:rsidDel="00855920">
                <w:rPr>
                  <w:rFonts w:ascii="Arial" w:hAnsi="Arial" w:cs="Arial"/>
                  <w:color w:val="4A5568"/>
                </w:rPr>
                <w:delText>s</w:delText>
              </w:r>
            </w:del>
          </w:p>
        </w:tc>
      </w:tr>
      <w:tr w:rsidR="00855920" w14:paraId="1FD64A54" w14:textId="77777777" w:rsidTr="00614364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vAlign w:val="center"/>
            <w:hideMark/>
          </w:tcPr>
          <w:p w14:paraId="733D9D34" w14:textId="77777777" w:rsidR="00614364" w:rsidRDefault="00614364">
            <w:pPr>
              <w:rPr>
                <w:rFonts w:ascii="Arial" w:hAnsi="Arial" w:cs="Arial"/>
                <w:color w:val="4A5568"/>
              </w:rPr>
            </w:pPr>
            <w:r>
              <w:rPr>
                <w:rStyle w:val="Strong"/>
                <w:rFonts w:ascii="Arial" w:hAnsi="Arial" w:cs="Arial"/>
                <w:color w:val="1A202C"/>
                <w:bdr w:val="single" w:sz="2" w:space="0" w:color="E4E4E7" w:frame="1"/>
              </w:rPr>
              <w:t>Treatment Application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vAlign w:val="center"/>
            <w:hideMark/>
          </w:tcPr>
          <w:p w14:paraId="1DC4BEBE" w14:textId="77777777" w:rsidR="00614364" w:rsidRDefault="00614364">
            <w:pPr>
              <w:rPr>
                <w:rFonts w:ascii="Arial" w:hAnsi="Arial" w:cs="Arial"/>
                <w:color w:val="4A5568"/>
              </w:rPr>
            </w:pPr>
            <w:r>
              <w:rPr>
                <w:rFonts w:ascii="Arial" w:hAnsi="Arial" w:cs="Arial"/>
                <w:color w:val="4A5568"/>
              </w:rPr>
              <w:t>Before/after scenario testing</w:t>
            </w:r>
          </w:p>
        </w:tc>
      </w:tr>
    </w:tbl>
    <w:p w14:paraId="7AEE410B" w14:textId="77777777" w:rsidR="00614364" w:rsidRDefault="00614364" w:rsidP="00614364">
      <w:pPr>
        <w:pStyle w:val="Heading3"/>
        <w:pBdr>
          <w:top w:val="single" w:sz="2" w:space="0" w:color="E4E4E7"/>
          <w:left w:val="single" w:sz="2" w:space="0" w:color="E4E4E7"/>
          <w:bottom w:val="single" w:sz="6" w:space="0" w:color="E2E8F0"/>
          <w:right w:val="single" w:sz="2" w:space="0" w:color="E4E4E7"/>
        </w:pBdr>
        <w:shd w:val="clear" w:color="auto" w:fill="FFFFFF"/>
        <w:rPr>
          <w:rFonts w:ascii="Arial" w:hAnsi="Arial" w:cs="Arial"/>
          <w:color w:val="1A202C"/>
        </w:rPr>
      </w:pPr>
      <w:commentRangeStart w:id="18"/>
      <w:r>
        <w:rPr>
          <w:rFonts w:ascii="Arial" w:hAnsi="Arial" w:cs="Arial"/>
          <w:color w:val="1A202C"/>
        </w:rPr>
        <w:t>1.4 Using the Help Guide</w:t>
      </w:r>
      <w:commentRangeEnd w:id="18"/>
      <w:r w:rsidR="00855920">
        <w:rPr>
          <w:rStyle w:val="CommentReference"/>
          <w:rFonts w:ascii="Arial" w:hAnsi="Arial" w:cs="Arial"/>
          <w:color w:val="1A202C"/>
          <w:sz w:val="27"/>
          <w:szCs w:val="27"/>
        </w:rPr>
        <w:commentReference w:id="18"/>
      </w:r>
    </w:p>
    <w:p w14:paraId="21423C9B" w14:textId="70B04588" w:rsidR="00614364" w:rsidRDefault="00614364" w:rsidP="00614364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 w:after="0"/>
        <w:rPr>
          <w:rFonts w:ascii="Arial" w:hAnsi="Arial" w:cs="Arial"/>
          <w:color w:val="4A5568"/>
        </w:rPr>
      </w:pPr>
      <w:r>
        <w:rPr>
          <w:rFonts w:ascii="Arial" w:hAnsi="Arial" w:cs="Arial"/>
          <w:color w:val="4A5568"/>
        </w:rPr>
        <w:t>Click the </w:t>
      </w:r>
      <w:r>
        <w:rPr>
          <w:rStyle w:val="Strong"/>
          <w:rFonts w:ascii="Arial" w:hAnsi="Arial" w:cs="Arial"/>
          <w:color w:val="1A202C"/>
          <w:bdr w:val="single" w:sz="2" w:space="0" w:color="E4E4E7" w:frame="1"/>
        </w:rPr>
        <w:t>Help</w:t>
      </w:r>
      <w:r>
        <w:rPr>
          <w:rFonts w:ascii="Arial" w:hAnsi="Arial" w:cs="Arial"/>
          <w:color w:val="4A5568"/>
        </w:rPr>
        <w:t> </w:t>
      </w:r>
      <w:ins w:id="19" w:author="User" w:date="2026-06-10T09:45:00Z">
        <w:r w:rsidR="00855920">
          <w:rPr>
            <w:rFonts w:ascii="Arial" w:hAnsi="Arial" w:cs="Arial"/>
            <w:color w:val="4A5568"/>
          </w:rPr>
          <w:t>(?</w:t>
        </w:r>
      </w:ins>
      <w:ins w:id="20" w:author="User" w:date="2026-06-10T09:46:00Z">
        <w:r w:rsidR="00855920">
          <w:rPr>
            <w:rFonts w:ascii="Arial" w:hAnsi="Arial" w:cs="Arial"/>
            <w:color w:val="4A5568"/>
          </w:rPr>
          <w:t>)</w:t>
        </w:r>
      </w:ins>
      <w:ins w:id="21" w:author="User" w:date="2026-06-10T09:45:00Z">
        <w:r w:rsidR="00855920">
          <w:rPr>
            <w:rFonts w:ascii="Arial" w:hAnsi="Arial" w:cs="Arial"/>
            <w:color w:val="4A5568"/>
          </w:rPr>
          <w:t xml:space="preserve"> </w:t>
        </w:r>
      </w:ins>
      <w:r>
        <w:rPr>
          <w:rFonts w:ascii="Arial" w:hAnsi="Arial" w:cs="Arial"/>
          <w:color w:val="4A5568"/>
        </w:rPr>
        <w:t xml:space="preserve">button (available from any page </w:t>
      </w:r>
      <w:del w:id="22" w:author="User" w:date="2026-06-10T09:45:00Z">
        <w:r w:rsidDel="00855920">
          <w:rPr>
            <w:rFonts w:ascii="Arial" w:hAnsi="Arial" w:cs="Arial"/>
            <w:color w:val="4A5568"/>
          </w:rPr>
          <w:delText>in the sidebar</w:delText>
        </w:r>
      </w:del>
      <w:ins w:id="23" w:author="User" w:date="2026-06-10T09:45:00Z">
        <w:r w:rsidR="00855920">
          <w:rPr>
            <w:rFonts w:ascii="Arial" w:hAnsi="Arial" w:cs="Arial"/>
            <w:color w:val="4A5568"/>
          </w:rPr>
          <w:t>on the top left corner</w:t>
        </w:r>
      </w:ins>
      <w:r>
        <w:rPr>
          <w:rFonts w:ascii="Arial" w:hAnsi="Arial" w:cs="Arial"/>
          <w:color w:val="4A5568"/>
        </w:rPr>
        <w:t>) to open the in-app guide. The Help page contains three tabs:</w:t>
      </w:r>
    </w:p>
    <w:p w14:paraId="051BD8A9" w14:textId="77777777" w:rsidR="00614364" w:rsidRDefault="00614364" w:rsidP="00614364">
      <w:pPr>
        <w:numPr>
          <w:ilvl w:val="0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Autospacing="1" w:after="0" w:afterAutospacing="1" w:line="240" w:lineRule="auto"/>
        <w:rPr>
          <w:rFonts w:ascii="Arial" w:hAnsi="Arial" w:cs="Arial"/>
          <w:color w:val="4A5568"/>
        </w:rPr>
      </w:pPr>
      <w:r>
        <w:rPr>
          <w:rStyle w:val="Strong"/>
          <w:rFonts w:ascii="Arial" w:hAnsi="Arial" w:cs="Arial"/>
          <w:color w:val="1A202C"/>
          <w:bdr w:val="single" w:sz="2" w:space="0" w:color="E4E4E7" w:frame="1"/>
        </w:rPr>
        <w:t>User Guide</w:t>
      </w:r>
      <w:r>
        <w:rPr>
          <w:rFonts w:ascii="Arial" w:hAnsi="Arial" w:cs="Arial"/>
          <w:color w:val="4A5568"/>
        </w:rPr>
        <w:t> — step-by-step instructions for all workflows (this guide)</w:t>
      </w:r>
    </w:p>
    <w:p w14:paraId="18537069" w14:textId="77777777" w:rsidR="00614364" w:rsidRDefault="00614364" w:rsidP="00614364">
      <w:pPr>
        <w:numPr>
          <w:ilvl w:val="0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Autospacing="1" w:after="0" w:afterAutospacing="1" w:line="240" w:lineRule="auto"/>
        <w:rPr>
          <w:rFonts w:ascii="Arial" w:hAnsi="Arial" w:cs="Arial"/>
          <w:color w:val="4A5568"/>
        </w:rPr>
      </w:pPr>
      <w:r>
        <w:rPr>
          <w:rStyle w:val="Strong"/>
          <w:rFonts w:ascii="Arial" w:hAnsi="Arial" w:cs="Arial"/>
          <w:color w:val="1A202C"/>
          <w:bdr w:val="single" w:sz="2" w:space="0" w:color="E4E4E7" w:frame="1"/>
        </w:rPr>
        <w:t>Admin Guide</w:t>
      </w:r>
      <w:r>
        <w:rPr>
          <w:rFonts w:ascii="Arial" w:hAnsi="Arial" w:cs="Arial"/>
          <w:color w:val="4A5568"/>
        </w:rPr>
        <w:t> — system deployment, model management, and infrastructure</w:t>
      </w:r>
    </w:p>
    <w:p w14:paraId="540C3BA4" w14:textId="77777777" w:rsidR="00614364" w:rsidRDefault="00614364" w:rsidP="00614364">
      <w:pPr>
        <w:numPr>
          <w:ilvl w:val="0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Autospacing="1" w:after="0" w:afterAutospacing="1" w:line="240" w:lineRule="auto"/>
        <w:rPr>
          <w:rFonts w:ascii="Arial" w:hAnsi="Arial" w:cs="Arial"/>
          <w:color w:val="4A5568"/>
        </w:rPr>
      </w:pPr>
      <w:r>
        <w:rPr>
          <w:rStyle w:val="Strong"/>
          <w:rFonts w:ascii="Arial" w:hAnsi="Arial" w:cs="Arial"/>
          <w:color w:val="1A202C"/>
          <w:bdr w:val="single" w:sz="2" w:space="0" w:color="E4E4E7" w:frame="1"/>
        </w:rPr>
        <w:t>Developer Guide</w:t>
      </w:r>
      <w:r>
        <w:rPr>
          <w:rFonts w:ascii="Arial" w:hAnsi="Arial" w:cs="Arial"/>
          <w:color w:val="4A5568"/>
        </w:rPr>
        <w:t> — technical architecture, API reference, and scoring logic</w:t>
      </w:r>
    </w:p>
    <w:p w14:paraId="7458F810" w14:textId="77777777" w:rsidR="00614364" w:rsidRDefault="00614364" w:rsidP="00614364">
      <w:pPr>
        <w:pStyle w:val="Heading3"/>
        <w:pBdr>
          <w:top w:val="single" w:sz="2" w:space="0" w:color="E4E4E7"/>
          <w:left w:val="single" w:sz="2" w:space="0" w:color="E4E4E7"/>
          <w:bottom w:val="single" w:sz="6" w:space="0" w:color="E2E8F0"/>
          <w:right w:val="single" w:sz="2" w:space="0" w:color="E4E4E7"/>
        </w:pBdr>
        <w:shd w:val="clear" w:color="auto" w:fill="FFFFFF"/>
        <w:rPr>
          <w:rFonts w:ascii="Arial" w:hAnsi="Arial" w:cs="Arial"/>
          <w:color w:val="1A202C"/>
        </w:rPr>
      </w:pPr>
      <w:r>
        <w:rPr>
          <w:rFonts w:ascii="Arial" w:hAnsi="Arial" w:cs="Arial"/>
          <w:color w:val="1A202C"/>
        </w:rPr>
        <w:t>1.5 Viewing and Updating GIS Layers</w:t>
      </w:r>
    </w:p>
    <w:p w14:paraId="143176D3" w14:textId="0AEB88D9" w:rsidR="00614364" w:rsidRDefault="00614364" w:rsidP="00614364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 w:after="0"/>
        <w:rPr>
          <w:rFonts w:ascii="Arial" w:hAnsi="Arial" w:cs="Arial"/>
          <w:color w:val="4A5568"/>
        </w:rPr>
      </w:pPr>
      <w:r>
        <w:rPr>
          <w:rFonts w:ascii="Arial" w:hAnsi="Arial" w:cs="Arial"/>
          <w:color w:val="4A5568"/>
        </w:rPr>
        <w:t>Click </w:t>
      </w:r>
      <w:r>
        <w:rPr>
          <w:rStyle w:val="Strong"/>
          <w:rFonts w:ascii="Arial" w:hAnsi="Arial" w:cs="Arial"/>
          <w:color w:val="1A202C"/>
          <w:bdr w:val="single" w:sz="2" w:space="0" w:color="E4E4E7" w:frame="1"/>
        </w:rPr>
        <w:t>View GIS Layers</w:t>
      </w:r>
      <w:r>
        <w:rPr>
          <w:rFonts w:ascii="Arial" w:hAnsi="Arial" w:cs="Arial"/>
          <w:color w:val="4A5568"/>
        </w:rPr>
        <w:t xml:space="preserve"> from the sidebar to open the GIS Layers dashboard. </w:t>
      </w:r>
      <w:del w:id="24" w:author="User" w:date="2026-06-10T09:49:00Z">
        <w:r w:rsidDel="00855920">
          <w:rPr>
            <w:rFonts w:ascii="Arial" w:hAnsi="Arial" w:cs="Arial"/>
            <w:color w:val="4A5568"/>
          </w:rPr>
          <w:delText>This is separate from Help.</w:delText>
        </w:r>
      </w:del>
    </w:p>
    <w:p w14:paraId="48A83D9D" w14:textId="77777777" w:rsidR="00614364" w:rsidRDefault="00614364" w:rsidP="00614364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rPr>
          <w:rFonts w:ascii="Arial" w:hAnsi="Arial" w:cs="Arial"/>
          <w:color w:val="4A5568"/>
        </w:rPr>
      </w:pPr>
      <w:r>
        <w:rPr>
          <w:rFonts w:ascii="Arial" w:hAnsi="Arial" w:cs="Arial"/>
          <w:color w:val="4A5568"/>
        </w:rPr>
        <w:t>From the GIS Layers page you can:</w:t>
      </w:r>
    </w:p>
    <w:p w14:paraId="79509C61" w14:textId="1321BBF3" w:rsidR="00614364" w:rsidRDefault="00614364" w:rsidP="00614364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A5568"/>
        </w:rPr>
      </w:pPr>
      <w:r>
        <w:rPr>
          <w:rFonts w:ascii="Arial" w:hAnsi="Arial" w:cs="Arial"/>
          <w:color w:val="4A5568"/>
        </w:rPr>
        <w:t xml:space="preserve">Browse all current </w:t>
      </w:r>
      <w:ins w:id="25" w:author="User" w:date="2026-06-10T09:49:00Z">
        <w:r w:rsidR="00855920">
          <w:rPr>
            <w:rFonts w:ascii="Arial" w:hAnsi="Arial" w:cs="Arial"/>
            <w:color w:val="4A5568"/>
          </w:rPr>
          <w:t xml:space="preserve">GIS </w:t>
        </w:r>
      </w:ins>
      <w:r>
        <w:rPr>
          <w:rFonts w:ascii="Arial" w:hAnsi="Arial" w:cs="Arial"/>
          <w:color w:val="4A5568"/>
        </w:rPr>
        <w:t xml:space="preserve">layers </w:t>
      </w:r>
      <w:del w:id="26" w:author="User" w:date="2026-06-10T09:49:00Z">
        <w:r w:rsidDel="00855920">
          <w:rPr>
            <w:rFonts w:ascii="Arial" w:hAnsi="Arial" w:cs="Arial"/>
            <w:color w:val="4A5568"/>
          </w:rPr>
          <w:delText>grouped by category</w:delText>
        </w:r>
      </w:del>
      <w:ins w:id="27" w:author="User" w:date="2026-06-10T09:51:00Z">
        <w:r w:rsidR="00855920">
          <w:rPr>
            <w:rFonts w:ascii="Arial" w:hAnsi="Arial" w:cs="Arial"/>
            <w:color w:val="4A5568"/>
          </w:rPr>
          <w:t>(</w:t>
        </w:r>
      </w:ins>
      <w:ins w:id="28" w:author="User" w:date="2026-06-10T09:49:00Z">
        <w:r w:rsidR="00855920">
          <w:rPr>
            <w:rFonts w:ascii="Arial" w:hAnsi="Arial" w:cs="Arial"/>
            <w:color w:val="4A5568"/>
          </w:rPr>
          <w:t>sorted in alphabetical order</w:t>
        </w:r>
      </w:ins>
      <w:ins w:id="29" w:author="User" w:date="2026-06-10T09:51:00Z">
        <w:r w:rsidR="00855920">
          <w:rPr>
            <w:rFonts w:ascii="Arial" w:hAnsi="Arial" w:cs="Arial"/>
            <w:color w:val="4A5568"/>
          </w:rPr>
          <w:t>)</w:t>
        </w:r>
      </w:ins>
    </w:p>
    <w:p w14:paraId="248C281B" w14:textId="31019E29" w:rsidR="00614364" w:rsidRDefault="00614364" w:rsidP="00614364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A5568"/>
        </w:rPr>
      </w:pPr>
      <w:r>
        <w:rPr>
          <w:rFonts w:ascii="Arial" w:hAnsi="Arial" w:cs="Arial"/>
          <w:color w:val="4A5568"/>
        </w:rPr>
        <w:t xml:space="preserve">View </w:t>
      </w:r>
      <w:ins w:id="30" w:author="User" w:date="2026-06-10T09:50:00Z">
        <w:r w:rsidR="00855920">
          <w:rPr>
            <w:rFonts w:ascii="Arial" w:hAnsi="Arial" w:cs="Arial"/>
            <w:color w:val="4A5568"/>
          </w:rPr>
          <w:t xml:space="preserve">last updated date, </w:t>
        </w:r>
      </w:ins>
      <w:r>
        <w:rPr>
          <w:rFonts w:ascii="Arial" w:hAnsi="Arial" w:cs="Arial"/>
          <w:color w:val="4A5568"/>
        </w:rPr>
        <w:t>required columns and metadata for each layer</w:t>
      </w:r>
    </w:p>
    <w:p w14:paraId="64244B7F" w14:textId="77777777" w:rsidR="00855920" w:rsidRPr="00855920" w:rsidRDefault="00855920" w:rsidP="00614364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Autospacing="1" w:after="0" w:afterAutospacing="1" w:line="240" w:lineRule="auto"/>
        <w:rPr>
          <w:ins w:id="31" w:author="User" w:date="2026-06-10T09:51:00Z"/>
          <w:rStyle w:val="Strong"/>
          <w:rFonts w:ascii="Arial" w:hAnsi="Arial" w:cs="Arial"/>
          <w:b w:val="0"/>
          <w:bCs w:val="0"/>
          <w:color w:val="4A5568"/>
          <w:rPrChange w:id="32" w:author="User" w:date="2026-06-10T09:51:00Z">
            <w:rPr>
              <w:ins w:id="33" w:author="User" w:date="2026-06-10T09:51:00Z"/>
              <w:rStyle w:val="Strong"/>
              <w:rFonts w:ascii="Arial" w:hAnsi="Arial" w:cs="Arial"/>
              <w:b w:val="0"/>
              <w:bCs w:val="0"/>
              <w:color w:val="1A202C"/>
              <w:sz w:val="27"/>
              <w:szCs w:val="27"/>
              <w:bdr w:val="single" w:sz="2" w:space="0" w:color="E4E4E7" w:frame="1"/>
            </w:rPr>
          </w:rPrChange>
        </w:rPr>
      </w:pPr>
      <w:ins w:id="34" w:author="User" w:date="2026-06-10T09:51:00Z">
        <w:r w:rsidRPr="00855920">
          <w:rPr>
            <w:rStyle w:val="Strong"/>
            <w:rFonts w:ascii="Arial" w:hAnsi="Arial" w:cs="Arial"/>
            <w:b w:val="0"/>
            <w:bCs w:val="0"/>
            <w:color w:val="1A202C"/>
            <w:bdr w:val="single" w:sz="2" w:space="0" w:color="E4E4E7" w:frame="1"/>
            <w:rPrChange w:id="35" w:author="User" w:date="2026-06-10T09:51:00Z">
              <w:rPr>
                <w:rStyle w:val="Strong"/>
                <w:rFonts w:ascii="Arial" w:hAnsi="Arial" w:cs="Arial"/>
                <w:color w:val="1A202C"/>
                <w:bdr w:val="single" w:sz="2" w:space="0" w:color="E4E4E7" w:frame="1"/>
              </w:rPr>
            </w:rPrChange>
          </w:rPr>
          <w:t>Using the</w:t>
        </w:r>
        <w:r>
          <w:rPr>
            <w:rStyle w:val="Strong"/>
            <w:rFonts w:ascii="Arial" w:hAnsi="Arial" w:cs="Arial"/>
            <w:color w:val="1A202C"/>
            <w:bdr w:val="single" w:sz="2" w:space="0" w:color="E4E4E7" w:frame="1"/>
          </w:rPr>
          <w:t xml:space="preserve"> Update GIS Layer, </w:t>
        </w:r>
      </w:ins>
    </w:p>
    <w:p w14:paraId="2FEB58D2" w14:textId="58F5AE15" w:rsidR="00614364" w:rsidRDefault="00614364">
      <w:pPr>
        <w:numPr>
          <w:ilvl w:val="1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Autospacing="1" w:after="0" w:afterAutospacing="1" w:line="240" w:lineRule="auto"/>
        <w:rPr>
          <w:rFonts w:ascii="Arial" w:hAnsi="Arial" w:cs="Arial"/>
          <w:color w:val="4A5568"/>
        </w:rPr>
        <w:pPrChange w:id="36" w:author="User" w:date="2026-06-10T09:51:00Z">
          <w:pPr>
            <w:numPr>
              <w:numId w:val="6"/>
            </w:numPr>
            <w:pBdr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pBdr>
            <w:shd w:val="clear" w:color="auto" w:fill="FFFFFF"/>
            <w:tabs>
              <w:tab w:val="num" w:pos="720"/>
            </w:tabs>
            <w:spacing w:beforeAutospacing="1" w:after="0" w:afterAutospacing="1" w:line="240" w:lineRule="auto"/>
            <w:ind w:left="720" w:hanging="360"/>
          </w:pPr>
        </w:pPrChange>
      </w:pPr>
      <w:r>
        <w:rPr>
          <w:rStyle w:val="Strong"/>
          <w:rFonts w:ascii="Arial" w:hAnsi="Arial" w:cs="Arial"/>
          <w:color w:val="1A202C"/>
          <w:bdr w:val="single" w:sz="2" w:space="0" w:color="E4E4E7" w:frame="1"/>
        </w:rPr>
        <w:t>Add</w:t>
      </w:r>
      <w:r>
        <w:rPr>
          <w:rFonts w:ascii="Arial" w:hAnsi="Arial" w:cs="Arial"/>
          <w:color w:val="4A5568"/>
        </w:rPr>
        <w:t> entirely new GIS layers for new categories</w:t>
      </w:r>
    </w:p>
    <w:p w14:paraId="72BB2EED" w14:textId="77777777" w:rsidR="00614364" w:rsidRDefault="00614364">
      <w:pPr>
        <w:numPr>
          <w:ilvl w:val="1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Autospacing="1" w:after="0" w:afterAutospacing="1" w:line="240" w:lineRule="auto"/>
        <w:rPr>
          <w:rFonts w:ascii="Arial" w:hAnsi="Arial" w:cs="Arial"/>
          <w:color w:val="4A5568"/>
        </w:rPr>
        <w:pPrChange w:id="37" w:author="User" w:date="2026-06-10T09:51:00Z">
          <w:pPr>
            <w:numPr>
              <w:numId w:val="6"/>
            </w:numPr>
            <w:pBdr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pBdr>
            <w:shd w:val="clear" w:color="auto" w:fill="FFFFFF"/>
            <w:tabs>
              <w:tab w:val="num" w:pos="720"/>
            </w:tabs>
            <w:spacing w:beforeAutospacing="1" w:after="0" w:afterAutospacing="1" w:line="240" w:lineRule="auto"/>
            <w:ind w:left="720" w:hanging="360"/>
          </w:pPr>
        </w:pPrChange>
      </w:pPr>
      <w:r>
        <w:rPr>
          <w:rStyle w:val="Strong"/>
          <w:rFonts w:ascii="Arial" w:hAnsi="Arial" w:cs="Arial"/>
          <w:color w:val="1A202C"/>
          <w:bdr w:val="single" w:sz="2" w:space="0" w:color="E4E4E7" w:frame="1"/>
        </w:rPr>
        <w:t>Replace</w:t>
      </w:r>
      <w:r>
        <w:rPr>
          <w:rFonts w:ascii="Arial" w:hAnsi="Arial" w:cs="Arial"/>
          <w:color w:val="4A5568"/>
        </w:rPr>
        <w:t> an existing layer with an updated file</w:t>
      </w:r>
    </w:p>
    <w:p w14:paraId="1204349C" w14:textId="77777777" w:rsidR="00614364" w:rsidRDefault="00614364">
      <w:pPr>
        <w:numPr>
          <w:ilvl w:val="1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Autospacing="1" w:after="0" w:afterAutospacing="1" w:line="240" w:lineRule="auto"/>
        <w:rPr>
          <w:rFonts w:ascii="Arial" w:hAnsi="Arial" w:cs="Arial"/>
          <w:color w:val="4A5568"/>
        </w:rPr>
        <w:pPrChange w:id="38" w:author="User" w:date="2026-06-10T09:51:00Z">
          <w:pPr>
            <w:numPr>
              <w:numId w:val="6"/>
            </w:numPr>
            <w:pBdr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pBdr>
            <w:shd w:val="clear" w:color="auto" w:fill="FFFFFF"/>
            <w:tabs>
              <w:tab w:val="num" w:pos="720"/>
            </w:tabs>
            <w:spacing w:beforeAutospacing="1" w:after="0" w:afterAutospacing="1" w:line="240" w:lineRule="auto"/>
            <w:ind w:left="720" w:hanging="360"/>
          </w:pPr>
        </w:pPrChange>
      </w:pPr>
      <w:r>
        <w:rPr>
          <w:rStyle w:val="Strong"/>
          <w:rFonts w:ascii="Arial" w:hAnsi="Arial" w:cs="Arial"/>
          <w:color w:val="1A202C"/>
          <w:bdr w:val="single" w:sz="2" w:space="0" w:color="E4E4E7" w:frame="1"/>
        </w:rPr>
        <w:lastRenderedPageBreak/>
        <w:t>Delete</w:t>
      </w:r>
      <w:r>
        <w:rPr>
          <w:rFonts w:ascii="Arial" w:hAnsi="Arial" w:cs="Arial"/>
          <w:color w:val="4A5568"/>
        </w:rPr>
        <w:t> a layer that is no longer needed</w:t>
      </w:r>
    </w:p>
    <w:p w14:paraId="4662F78C" w14:textId="77777777" w:rsidR="00614364" w:rsidRDefault="00614364" w:rsidP="00614364">
      <w:pPr>
        <w:pStyle w:val="Normal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FFFFF"/>
        <w:spacing w:before="0" w:after="0"/>
        <w:rPr>
          <w:rFonts w:ascii="Arial" w:hAnsi="Arial" w:cs="Arial"/>
          <w:i/>
          <w:iCs/>
          <w:color w:val="4A5568"/>
        </w:rPr>
      </w:pPr>
      <w:r>
        <w:rPr>
          <w:rFonts w:ascii="Arial" w:hAnsi="Arial" w:cs="Arial"/>
          <w:i/>
          <w:iCs/>
          <w:color w:val="4A5568"/>
        </w:rPr>
        <w:t>For full GIS layer management instructions, see the </w:t>
      </w:r>
      <w:commentRangeStart w:id="39"/>
      <w:r>
        <w:rPr>
          <w:rStyle w:val="Strong"/>
          <w:rFonts w:ascii="Arial" w:hAnsi="Arial" w:cs="Arial"/>
          <w:i/>
          <w:iCs/>
          <w:color w:val="1A202C"/>
          <w:bdr w:val="single" w:sz="2" w:space="0" w:color="E4E4E7" w:frame="1"/>
        </w:rPr>
        <w:t>GIS Layer Management Guide</w:t>
      </w:r>
      <w:r>
        <w:rPr>
          <w:rFonts w:ascii="Arial" w:hAnsi="Arial" w:cs="Arial"/>
          <w:i/>
          <w:iCs/>
          <w:color w:val="4A5568"/>
        </w:rPr>
        <w:t> </w:t>
      </w:r>
      <w:commentRangeEnd w:id="39"/>
      <w:r w:rsidR="00FA6568">
        <w:rPr>
          <w:rStyle w:val="CommentReference"/>
          <w:rFonts w:ascii="Arial" w:hAnsi="Arial" w:cs="Arial"/>
          <w:i/>
          <w:iCs/>
          <w:color w:val="4A5568"/>
          <w:sz w:val="24"/>
          <w:szCs w:val="24"/>
        </w:rPr>
        <w:commentReference w:id="39"/>
      </w:r>
      <w:r>
        <w:rPr>
          <w:rFonts w:ascii="Arial" w:hAnsi="Arial" w:cs="Arial"/>
          <w:i/>
          <w:iCs/>
          <w:color w:val="4A5568"/>
        </w:rPr>
        <w:t>section.</w:t>
      </w:r>
    </w:p>
    <w:p w14:paraId="3F564D1E" w14:textId="77777777" w:rsidR="00D55B4D" w:rsidRPr="00614364" w:rsidRDefault="00D55B4D" w:rsidP="00614364"/>
    <w:sectPr w:rsidR="00D55B4D" w:rsidRPr="00614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8" w:author="User" w:date="2026-06-10T09:46:00Z" w:initials="U">
    <w:p w14:paraId="0132D152" w14:textId="5AD3D051" w:rsidR="00855920" w:rsidRDefault="00855920">
      <w:pPr>
        <w:pStyle w:val="CommentText"/>
      </w:pPr>
      <w:r>
        <w:rPr>
          <w:rStyle w:val="CommentReference"/>
        </w:rPr>
        <w:annotationRef/>
      </w:r>
      <w:r>
        <w:t>Would recommend this to be shifted to the top most</w:t>
      </w:r>
    </w:p>
  </w:comment>
  <w:comment w:id="39" w:author="User" w:date="2026-06-10T09:53:00Z" w:initials="U">
    <w:p w14:paraId="0F558D75" w14:textId="03BBE316" w:rsidR="00FA6568" w:rsidRDefault="00FA6568">
      <w:pPr>
        <w:pStyle w:val="CommentText"/>
      </w:pPr>
      <w:r>
        <w:rPr>
          <w:rStyle w:val="CommentReference"/>
        </w:rPr>
        <w:annotationRef/>
      </w:r>
      <w:r>
        <w:t>Make this a clickable link to the section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32D152" w15:done="0"/>
  <w15:commentEx w15:paraId="0F558D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D3B0E2" w16cex:dateUtc="2026-06-10T01:46:00Z"/>
  <w16cex:commentExtensible w16cex:durableId="2DD3B295" w16cex:dateUtc="2026-06-10T01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32D152" w16cid:durableId="2DD3B0E2"/>
  <w16cid:commentId w16cid:paraId="0F558D75" w16cid:durableId="2DD3B29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E3088"/>
    <w:multiLevelType w:val="multilevel"/>
    <w:tmpl w:val="1840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51524"/>
    <w:multiLevelType w:val="multilevel"/>
    <w:tmpl w:val="5488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B3F13"/>
    <w:multiLevelType w:val="multilevel"/>
    <w:tmpl w:val="F924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04FE2"/>
    <w:multiLevelType w:val="multilevel"/>
    <w:tmpl w:val="8C7E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BE5EFD"/>
    <w:multiLevelType w:val="multilevel"/>
    <w:tmpl w:val="CB32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F0030"/>
    <w:multiLevelType w:val="multilevel"/>
    <w:tmpl w:val="E4AE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18013">
    <w:abstractNumId w:val="0"/>
  </w:num>
  <w:num w:numId="2" w16cid:durableId="1100833649">
    <w:abstractNumId w:val="2"/>
  </w:num>
  <w:num w:numId="3" w16cid:durableId="2044790276">
    <w:abstractNumId w:val="3"/>
  </w:num>
  <w:num w:numId="4" w16cid:durableId="440029831">
    <w:abstractNumId w:val="1"/>
  </w:num>
  <w:num w:numId="5" w16cid:durableId="167865942">
    <w:abstractNumId w:val="5"/>
  </w:num>
  <w:num w:numId="6" w16cid:durableId="577328140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64"/>
    <w:rsid w:val="001363C8"/>
    <w:rsid w:val="0049228C"/>
    <w:rsid w:val="00614364"/>
    <w:rsid w:val="00855920"/>
    <w:rsid w:val="00D55B4D"/>
    <w:rsid w:val="00E75432"/>
    <w:rsid w:val="00FA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7777"/>
  <w15:chartTrackingRefBased/>
  <w15:docId w15:val="{B25EB891-ACFA-437B-9CD6-99D0D07EC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43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43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4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3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3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43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43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1436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143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436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36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8559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59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59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59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592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754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0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3450">
          <w:blockQuote w:val="1"/>
          <w:marLeft w:val="720"/>
          <w:marRight w:val="720"/>
          <w:marTop w:val="100"/>
          <w:marBottom w:val="100"/>
          <w:divBdr>
            <w:top w:val="single" w:sz="2" w:space="0" w:color="E4E4E7"/>
            <w:left w:val="single" w:sz="24" w:space="0" w:color="3182CE"/>
            <w:bottom w:val="single" w:sz="2" w:space="0" w:color="E4E4E7"/>
            <w:right w:val="single" w:sz="2" w:space="0" w:color="E4E4E7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/help" TargetMode="External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hyperlink" Target="http://localhost:5173/help" TargetMode="Externa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5173/help" TargetMode="External"/><Relationship Id="rId11" Type="http://schemas.microsoft.com/office/2011/relationships/commentsExtended" Target="commentsExtended.xml"/><Relationship Id="rId5" Type="http://schemas.openxmlformats.org/officeDocument/2006/relationships/hyperlink" Target="http://localhost:5173/help" TargetMode="Externa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yperlink" Target="http://localhost:5173/hel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TAN XIN YU ZACHARY</cp:lastModifiedBy>
  <cp:revision>2</cp:revision>
  <dcterms:created xsi:type="dcterms:W3CDTF">2026-06-10T06:12:00Z</dcterms:created>
  <dcterms:modified xsi:type="dcterms:W3CDTF">2026-06-10T06:12:00Z</dcterms:modified>
</cp:coreProperties>
</file>